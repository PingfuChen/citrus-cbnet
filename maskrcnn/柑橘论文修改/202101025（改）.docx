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91F02" w14:textId="5D780E7B" w:rsidR="00CB6901" w:rsidRPr="007D1846" w:rsidRDefault="006911C6" w:rsidP="005F694A">
      <w:pPr>
        <w:spacing w:beforeLines="100" w:before="312" w:afterLines="50" w:after="156" w:line="240" w:lineRule="atLeast"/>
        <w:jc w:val="center"/>
        <w:rPr>
          <w:rFonts w:eastAsia="黑体"/>
          <w:sz w:val="44"/>
          <w:szCs w:val="44"/>
        </w:rPr>
      </w:pPr>
      <w:r w:rsidRPr="007D1846">
        <w:rPr>
          <w:rFonts w:eastAsia="黑体" w:hint="eastAsia"/>
          <w:sz w:val="44"/>
          <w:szCs w:val="44"/>
        </w:rPr>
        <w:t>基于</w:t>
      </w:r>
      <w:r w:rsidR="00A84E6B" w:rsidRPr="007D1846">
        <w:rPr>
          <w:rFonts w:eastAsia="黑体" w:hint="eastAsia"/>
          <w:sz w:val="44"/>
          <w:szCs w:val="44"/>
        </w:rPr>
        <w:t>小规模数据集</w:t>
      </w:r>
      <w:r w:rsidRPr="007D1846">
        <w:rPr>
          <w:rFonts w:eastAsia="黑体" w:hint="eastAsia"/>
          <w:sz w:val="44"/>
          <w:szCs w:val="44"/>
        </w:rPr>
        <w:t>的</w:t>
      </w:r>
      <w:r w:rsidR="00BE7DF5">
        <w:rPr>
          <w:rFonts w:eastAsia="黑体" w:hint="eastAsia"/>
          <w:sz w:val="44"/>
          <w:szCs w:val="44"/>
        </w:rPr>
        <w:t>柑橘树冠层</w:t>
      </w:r>
      <w:r w:rsidRPr="007D1846">
        <w:rPr>
          <w:rFonts w:eastAsia="黑体" w:hint="eastAsia"/>
          <w:sz w:val="44"/>
          <w:szCs w:val="44"/>
        </w:rPr>
        <w:t>施药情况分类模型</w:t>
      </w:r>
      <w:r w:rsidR="00A84E6B" w:rsidRPr="007D1846">
        <w:rPr>
          <w:rFonts w:eastAsia="黑体" w:hint="eastAsia"/>
          <w:sz w:val="44"/>
          <w:szCs w:val="44"/>
        </w:rPr>
        <w:t>研究</w:t>
      </w:r>
    </w:p>
    <w:p w14:paraId="63B788E3" w14:textId="5C858AD1" w:rsidR="00CB6901" w:rsidRPr="007D1846" w:rsidRDefault="006911C6">
      <w:pPr>
        <w:adjustRightInd w:val="0"/>
        <w:spacing w:line="360" w:lineRule="auto"/>
        <w:jc w:val="center"/>
        <w:rPr>
          <w:rFonts w:ascii="仿宋" w:eastAsia="仿宋" w:hAnsi="仿宋" w:cs="仿宋"/>
          <w:sz w:val="28"/>
          <w:szCs w:val="28"/>
          <w:vertAlign w:val="superscript"/>
        </w:rPr>
      </w:pPr>
      <w:r w:rsidRPr="007D1846">
        <w:rPr>
          <w:rFonts w:ascii="仿宋" w:eastAsia="仿宋" w:hAnsi="仿宋" w:cs="仿宋" w:hint="eastAsia"/>
          <w:sz w:val="28"/>
          <w:szCs w:val="28"/>
        </w:rPr>
        <w:t>徐相华</w:t>
      </w:r>
      <w:r w:rsidRPr="007D1846">
        <w:rPr>
          <w:rStyle w:val="af1"/>
          <w:rFonts w:ascii="仿宋" w:eastAsia="仿宋" w:hAnsi="仿宋" w:cs="仿宋"/>
          <w:sz w:val="28"/>
          <w:szCs w:val="28"/>
        </w:rPr>
        <w:footnoteReference w:id="1"/>
      </w:r>
      <w:r w:rsidRPr="007D1846">
        <w:rPr>
          <w:rFonts w:ascii="仿宋" w:eastAsia="仿宋" w:hAnsi="仿宋" w:cs="仿宋" w:hint="eastAsia"/>
          <w:sz w:val="28"/>
          <w:szCs w:val="28"/>
        </w:rPr>
        <w:t>，林佳翰</w:t>
      </w:r>
      <w:r w:rsidRPr="007D1846">
        <w:rPr>
          <w:rFonts w:ascii="仿宋" w:eastAsia="仿宋" w:hAnsi="仿宋" w:cs="仿宋"/>
          <w:sz w:val="28"/>
          <w:szCs w:val="28"/>
          <w:vertAlign w:val="superscript"/>
        </w:rPr>
        <w:t>2</w:t>
      </w:r>
      <w:r w:rsidRPr="007D1846">
        <w:rPr>
          <w:rFonts w:ascii="仿宋" w:eastAsia="仿宋" w:hAnsi="仿宋" w:cs="仿宋" w:hint="eastAsia"/>
          <w:sz w:val="28"/>
          <w:szCs w:val="28"/>
        </w:rPr>
        <w:t>，陆健强</w:t>
      </w:r>
      <w:r w:rsidRPr="007D1846">
        <w:rPr>
          <w:rFonts w:ascii="仿宋" w:eastAsia="仿宋" w:hAnsi="仿宋" w:cs="仿宋"/>
          <w:sz w:val="28"/>
          <w:szCs w:val="28"/>
          <w:vertAlign w:val="superscript"/>
        </w:rPr>
        <w:t>2,3</w:t>
      </w:r>
      <w:r w:rsidRPr="007D1846">
        <w:rPr>
          <w:rFonts w:ascii="仿宋" w:eastAsia="仿宋" w:hAnsi="仿宋" w:cs="仿宋" w:hint="eastAsia"/>
          <w:sz w:val="28"/>
          <w:szCs w:val="28"/>
        </w:rPr>
        <w:t>，陈宏泽</w:t>
      </w:r>
      <w:r w:rsidRPr="007D1846">
        <w:rPr>
          <w:rFonts w:ascii="仿宋" w:eastAsia="仿宋" w:hAnsi="仿宋" w:cs="仿宋" w:hint="eastAsia"/>
          <w:sz w:val="28"/>
          <w:szCs w:val="28"/>
          <w:vertAlign w:val="superscript"/>
        </w:rPr>
        <w:t>2</w:t>
      </w:r>
      <w:r w:rsidR="00F15ADC" w:rsidRPr="007D1846">
        <w:rPr>
          <w:rFonts w:ascii="仿宋" w:eastAsia="仿宋" w:hAnsi="仿宋" w:cs="仿宋" w:hint="eastAsia"/>
          <w:sz w:val="28"/>
          <w:szCs w:val="28"/>
        </w:rPr>
        <w:t>，杨瑞帆</w:t>
      </w:r>
      <w:r w:rsidR="00F15ADC" w:rsidRPr="007D1846">
        <w:rPr>
          <w:rFonts w:ascii="仿宋" w:eastAsia="仿宋" w:hAnsi="仿宋" w:cs="仿宋" w:hint="eastAsia"/>
          <w:sz w:val="28"/>
          <w:szCs w:val="28"/>
          <w:vertAlign w:val="superscript"/>
        </w:rPr>
        <w:t>2</w:t>
      </w:r>
    </w:p>
    <w:p w14:paraId="2C6ED176" w14:textId="0D438E7D" w:rsidR="00CB6901" w:rsidRPr="007D1846" w:rsidRDefault="006911C6">
      <w:pPr>
        <w:adjustRightInd w:val="0"/>
        <w:spacing w:line="360" w:lineRule="auto"/>
        <w:jc w:val="center"/>
        <w:rPr>
          <w:rFonts w:ascii="仿宋" w:eastAsia="仿宋" w:hAnsi="仿宋" w:cs="仿宋"/>
          <w:sz w:val="18"/>
          <w:szCs w:val="18"/>
        </w:rPr>
      </w:pPr>
      <w:r w:rsidRPr="007D1846">
        <w:rPr>
          <w:rFonts w:ascii="仿宋" w:eastAsia="仿宋" w:hAnsi="仿宋" w:cs="仿宋" w:hint="eastAsia"/>
          <w:sz w:val="18"/>
          <w:szCs w:val="18"/>
        </w:rPr>
        <w:t>（1华南农业大学</w:t>
      </w:r>
      <w:r w:rsidR="003568DD">
        <w:rPr>
          <w:rFonts w:ascii="仿宋" w:eastAsia="仿宋" w:hAnsi="仿宋" w:cs="仿宋" w:hint="eastAsia"/>
          <w:sz w:val="18"/>
          <w:szCs w:val="18"/>
        </w:rPr>
        <w:t xml:space="preserve"> </w:t>
      </w:r>
      <w:r w:rsidRPr="007D1846">
        <w:rPr>
          <w:rFonts w:ascii="仿宋" w:eastAsia="仿宋" w:hAnsi="仿宋" w:cs="仿宋" w:hint="eastAsia"/>
          <w:sz w:val="18"/>
          <w:szCs w:val="18"/>
        </w:rPr>
        <w:t>工程基础教学与训练中心，广东 广州 51064</w:t>
      </w:r>
      <w:r w:rsidRPr="007D1846">
        <w:rPr>
          <w:rFonts w:ascii="仿宋" w:eastAsia="仿宋" w:hAnsi="仿宋" w:cs="仿宋"/>
          <w:sz w:val="18"/>
          <w:szCs w:val="18"/>
        </w:rPr>
        <w:t>2;</w:t>
      </w:r>
      <w:r w:rsidR="003568DD">
        <w:rPr>
          <w:rFonts w:ascii="仿宋" w:eastAsia="仿宋" w:hAnsi="仿宋" w:cs="仿宋" w:hint="eastAsia"/>
          <w:sz w:val="18"/>
          <w:szCs w:val="18"/>
        </w:rPr>
        <w:t>2</w:t>
      </w:r>
      <w:r w:rsidRPr="007D1846">
        <w:rPr>
          <w:rFonts w:ascii="仿宋" w:eastAsia="仿宋" w:hAnsi="仿宋" w:cs="仿宋" w:hint="eastAsia"/>
          <w:sz w:val="18"/>
          <w:szCs w:val="18"/>
        </w:rPr>
        <w:t>华南农业大学</w:t>
      </w:r>
      <w:r w:rsidR="003568DD">
        <w:rPr>
          <w:rFonts w:ascii="仿宋" w:eastAsia="仿宋" w:hAnsi="仿宋" w:cs="仿宋" w:hint="eastAsia"/>
          <w:sz w:val="18"/>
          <w:szCs w:val="18"/>
        </w:rPr>
        <w:t xml:space="preserve"> </w:t>
      </w:r>
      <w:r w:rsidRPr="007D1846">
        <w:rPr>
          <w:rFonts w:ascii="仿宋" w:eastAsia="仿宋" w:hAnsi="仿宋" w:cs="仿宋" w:hint="eastAsia"/>
          <w:sz w:val="18"/>
          <w:szCs w:val="18"/>
        </w:rPr>
        <w:t>电子工程学院</w:t>
      </w:r>
      <w:r w:rsidR="003568DD">
        <w:rPr>
          <w:rFonts w:ascii="仿宋" w:eastAsia="仿宋" w:hAnsi="仿宋" w:cs="仿宋" w:hint="eastAsia"/>
          <w:sz w:val="18"/>
          <w:szCs w:val="18"/>
        </w:rPr>
        <w:t>/</w:t>
      </w:r>
      <w:r w:rsidRPr="007D1846">
        <w:rPr>
          <w:rFonts w:ascii="仿宋" w:eastAsia="仿宋" w:hAnsi="仿宋" w:cs="仿宋" w:hint="eastAsia"/>
          <w:sz w:val="18"/>
          <w:szCs w:val="18"/>
        </w:rPr>
        <w:t>人工智能学院，广东 广州 510642</w:t>
      </w:r>
      <w:r w:rsidRPr="007D1846">
        <w:rPr>
          <w:rFonts w:ascii="仿宋" w:eastAsia="仿宋" w:hAnsi="仿宋" w:cs="仿宋"/>
          <w:sz w:val="18"/>
          <w:szCs w:val="18"/>
        </w:rPr>
        <w:t>;</w:t>
      </w:r>
      <w:r w:rsidR="003568DD">
        <w:rPr>
          <w:rFonts w:ascii="仿宋" w:eastAsia="仿宋" w:hAnsi="仿宋" w:cs="仿宋" w:hint="eastAsia"/>
          <w:sz w:val="18"/>
          <w:szCs w:val="18"/>
        </w:rPr>
        <w:t>3</w:t>
      </w:r>
      <w:r w:rsidRPr="007D1846">
        <w:rPr>
          <w:rFonts w:ascii="宋体" w:eastAsia="宋体" w:hAnsi="宋体" w:cs="Times New Roman" w:hint="eastAsia"/>
          <w:sz w:val="18"/>
          <w:szCs w:val="18"/>
        </w:rPr>
        <w:t xml:space="preserve"> </w:t>
      </w:r>
      <w:r w:rsidRPr="007D1846">
        <w:rPr>
          <w:rFonts w:ascii="仿宋" w:eastAsia="仿宋" w:hAnsi="仿宋" w:cs="仿宋" w:hint="eastAsia"/>
          <w:sz w:val="18"/>
          <w:szCs w:val="18"/>
        </w:rPr>
        <w:t>国家精准农业航空施药技术国际联合研究中心</w:t>
      </w:r>
      <w:r w:rsidRPr="007D1846">
        <w:rPr>
          <w:rFonts w:ascii="仿宋" w:eastAsia="仿宋" w:hAnsi="仿宋" w:cs="仿宋"/>
          <w:sz w:val="18"/>
          <w:szCs w:val="18"/>
        </w:rPr>
        <w:t>，</w:t>
      </w:r>
      <w:r w:rsidRPr="007D1846">
        <w:rPr>
          <w:rFonts w:ascii="仿宋" w:eastAsia="仿宋" w:hAnsi="仿宋" w:cs="仿宋" w:hint="eastAsia"/>
          <w:sz w:val="18"/>
          <w:szCs w:val="18"/>
        </w:rPr>
        <w:t xml:space="preserve">广东 </w:t>
      </w:r>
      <w:r w:rsidRPr="007D1846">
        <w:rPr>
          <w:rFonts w:ascii="仿宋" w:eastAsia="仿宋" w:hAnsi="仿宋" w:cs="仿宋"/>
          <w:sz w:val="18"/>
          <w:szCs w:val="18"/>
        </w:rPr>
        <w:t>广州 510642</w:t>
      </w:r>
      <w:r w:rsidRPr="007D1846">
        <w:rPr>
          <w:rFonts w:ascii="仿宋" w:eastAsia="仿宋" w:hAnsi="仿宋" w:cs="仿宋" w:hint="eastAsia"/>
          <w:sz w:val="18"/>
          <w:szCs w:val="18"/>
        </w:rPr>
        <w:t>）</w:t>
      </w:r>
    </w:p>
    <w:p w14:paraId="7AB1ACEA" w14:textId="77777777" w:rsidR="003568DD" w:rsidRDefault="003568DD" w:rsidP="005F694A">
      <w:pPr>
        <w:adjustRightInd w:val="0"/>
        <w:spacing w:line="240" w:lineRule="atLeast"/>
        <w:ind w:leftChars="200" w:left="420" w:rightChars="200" w:right="420"/>
        <w:rPr>
          <w:rFonts w:ascii="黑体" w:eastAsia="黑体" w:hAnsi="黑体" w:cs="黑体"/>
          <w:sz w:val="18"/>
          <w:szCs w:val="18"/>
        </w:rPr>
      </w:pPr>
    </w:p>
    <w:p w14:paraId="32666C57" w14:textId="4415C5BF" w:rsidR="00CB6901" w:rsidRPr="003568DD" w:rsidRDefault="006911C6" w:rsidP="005F694A">
      <w:pPr>
        <w:adjustRightInd w:val="0"/>
        <w:spacing w:line="240" w:lineRule="atLeast"/>
        <w:ind w:leftChars="200" w:left="420" w:rightChars="200" w:right="420"/>
        <w:rPr>
          <w:rFonts w:ascii="Times" w:eastAsia="仿宋" w:hAnsi="Times" w:cs="仿宋"/>
          <w:sz w:val="18"/>
          <w:szCs w:val="18"/>
        </w:rPr>
      </w:pPr>
      <w:r w:rsidRPr="003568DD">
        <w:rPr>
          <w:rFonts w:ascii="Times" w:eastAsia="黑体" w:hAnsi="Times" w:cs="黑体" w:hint="eastAsia"/>
          <w:sz w:val="18"/>
          <w:szCs w:val="18"/>
        </w:rPr>
        <w:t>摘</w:t>
      </w:r>
      <w:r w:rsidRPr="003568DD">
        <w:rPr>
          <w:rFonts w:ascii="Times" w:eastAsia="黑体" w:hAnsi="Times" w:cs="黑体" w:hint="eastAsia"/>
          <w:sz w:val="18"/>
          <w:szCs w:val="18"/>
        </w:rPr>
        <w:t xml:space="preserve">    </w:t>
      </w:r>
      <w:r w:rsidRPr="003568DD">
        <w:rPr>
          <w:rFonts w:ascii="Times" w:eastAsia="黑体" w:hAnsi="Times" w:cs="黑体" w:hint="eastAsia"/>
          <w:sz w:val="18"/>
          <w:szCs w:val="18"/>
        </w:rPr>
        <w:t>要：</w:t>
      </w:r>
      <w:r w:rsidR="00825B66" w:rsidRPr="003568DD">
        <w:rPr>
          <w:rFonts w:ascii="Times" w:eastAsia="黑体" w:hAnsi="Times" w:cs="黑体" w:hint="eastAsia"/>
          <w:sz w:val="18"/>
          <w:szCs w:val="18"/>
        </w:rPr>
        <w:t>【目的】</w:t>
      </w:r>
      <w:r w:rsidRPr="003568DD">
        <w:rPr>
          <w:rFonts w:ascii="Times" w:eastAsia="楷体" w:hAnsi="Times" w:cs="仿宋" w:hint="eastAsia"/>
          <w:sz w:val="18"/>
          <w:szCs w:val="18"/>
        </w:rPr>
        <w:t>为提升柑橘果园的智能化管理，快速无损获取柑橘树冠层的施药情况，</w:t>
      </w:r>
      <w:r w:rsidR="00825B66" w:rsidRPr="003568DD">
        <w:rPr>
          <w:rFonts w:ascii="Times" w:eastAsia="楷体" w:hAnsi="Times" w:cs="仿宋" w:hint="eastAsia"/>
          <w:sz w:val="18"/>
          <w:szCs w:val="18"/>
        </w:rPr>
        <w:t>改善</w:t>
      </w:r>
      <w:r w:rsidR="00A84E6B" w:rsidRPr="003568DD">
        <w:rPr>
          <w:rFonts w:ascii="Times" w:eastAsia="楷体" w:hAnsi="Times" w:cs="仿宋" w:hint="eastAsia"/>
          <w:sz w:val="18"/>
          <w:szCs w:val="18"/>
        </w:rPr>
        <w:t>小规模数据集</w:t>
      </w:r>
      <w:r w:rsidR="00825B66" w:rsidRPr="003568DD">
        <w:rPr>
          <w:rFonts w:ascii="Times" w:eastAsia="楷体" w:hAnsi="Times" w:cs="仿宋" w:hint="eastAsia"/>
          <w:sz w:val="18"/>
          <w:szCs w:val="18"/>
        </w:rPr>
        <w:t>导致施药情况分类模型易发生过拟合的问题。【方法】</w:t>
      </w:r>
      <w:r w:rsidRPr="003568DD">
        <w:rPr>
          <w:rFonts w:ascii="Times" w:eastAsia="楷体" w:hAnsi="Times" w:cs="仿宋" w:hint="eastAsia"/>
          <w:sz w:val="18"/>
          <w:szCs w:val="18"/>
        </w:rPr>
        <w:t>提出一种基于卷积神经网络的柑橘树冠层施药情况分类模型——</w:t>
      </w:r>
      <w:r w:rsidRPr="003568DD">
        <w:rPr>
          <w:rFonts w:ascii="Times" w:eastAsia="楷体" w:hAnsi="Times" w:cs="Times New Roman"/>
          <w:sz w:val="18"/>
          <w:szCs w:val="18"/>
        </w:rPr>
        <w:t>VGG_C</w:t>
      </w:r>
      <w:r w:rsidRPr="003568DD">
        <w:rPr>
          <w:rFonts w:ascii="Times" w:eastAsia="楷体" w:hAnsi="Times" w:cs="仿宋" w:hint="eastAsia"/>
          <w:sz w:val="18"/>
          <w:szCs w:val="18"/>
        </w:rPr>
        <w:t>模型。模型以</w:t>
      </w:r>
      <w:r w:rsidRPr="003568DD">
        <w:rPr>
          <w:rFonts w:ascii="Times" w:eastAsia="楷体" w:hAnsi="Times" w:cs="Times New Roman"/>
          <w:sz w:val="18"/>
          <w:szCs w:val="18"/>
        </w:rPr>
        <w:t>VGG</w:t>
      </w:r>
      <w:r w:rsidRPr="003568DD">
        <w:rPr>
          <w:rFonts w:ascii="Times" w:eastAsia="楷体" w:hAnsi="Times" w:cs="仿宋" w:hint="eastAsia"/>
          <w:sz w:val="18"/>
          <w:szCs w:val="18"/>
        </w:rPr>
        <w:t>模型核心思想为基础进行构建，通过交叉熵损失函数优化，加速概率分布与真实分布的迭代过程，并</w:t>
      </w:r>
      <w:r w:rsidR="00FD0542" w:rsidRPr="003568DD">
        <w:rPr>
          <w:rFonts w:ascii="Times" w:eastAsia="楷体" w:hAnsi="Times" w:cs="仿宋" w:hint="eastAsia"/>
          <w:sz w:val="18"/>
          <w:szCs w:val="18"/>
        </w:rPr>
        <w:t>在输出端引入不确定性度量计算以及在下采样模块中插入</w:t>
      </w:r>
      <w:r w:rsidR="00932E44" w:rsidRPr="003568DD">
        <w:rPr>
          <w:rFonts w:ascii="Times" w:eastAsia="楷体" w:hAnsi="Times" w:cs="Times New Roman"/>
          <w:sz w:val="18"/>
          <w:szCs w:val="18"/>
        </w:rPr>
        <w:t>D</w:t>
      </w:r>
      <w:r w:rsidR="00FD0542" w:rsidRPr="003568DD">
        <w:rPr>
          <w:rFonts w:ascii="Times" w:eastAsia="楷体" w:hAnsi="Times" w:cs="Times New Roman"/>
          <w:sz w:val="18"/>
          <w:szCs w:val="18"/>
        </w:rPr>
        <w:t>roupout</w:t>
      </w:r>
      <w:r w:rsidR="00FD0542" w:rsidRPr="003568DD">
        <w:rPr>
          <w:rFonts w:ascii="Times" w:eastAsia="楷体" w:hAnsi="Times" w:cs="仿宋" w:hint="eastAsia"/>
          <w:sz w:val="18"/>
          <w:szCs w:val="18"/>
        </w:rPr>
        <w:t>方法</w:t>
      </w:r>
      <w:r w:rsidR="00FD0542" w:rsidRPr="003568DD">
        <w:rPr>
          <w:rFonts w:ascii="Times" w:eastAsia="楷体" w:hAnsi="Times" w:cs="仿宋" w:hint="eastAsia"/>
          <w:sz w:val="18"/>
          <w:szCs w:val="18"/>
        </w:rPr>
        <w:t>,</w:t>
      </w:r>
      <w:r w:rsidRPr="003568DD">
        <w:rPr>
          <w:rFonts w:ascii="Times" w:eastAsia="楷体" w:hAnsi="Times" w:cs="仿宋" w:hint="eastAsia"/>
          <w:sz w:val="18"/>
          <w:szCs w:val="18"/>
        </w:rPr>
        <w:t>降低了</w:t>
      </w:r>
      <w:r w:rsidR="00A84E6B" w:rsidRPr="003568DD">
        <w:rPr>
          <w:rFonts w:ascii="Times" w:eastAsia="楷体" w:hAnsi="Times" w:cs="仿宋" w:hint="eastAsia"/>
          <w:sz w:val="18"/>
          <w:szCs w:val="18"/>
        </w:rPr>
        <w:t>由于数据量较少而</w:t>
      </w:r>
      <w:r w:rsidR="00D93EF1" w:rsidRPr="003568DD">
        <w:rPr>
          <w:rFonts w:ascii="Times" w:eastAsia="楷体" w:hAnsi="Times" w:cs="仿宋" w:hint="eastAsia"/>
          <w:sz w:val="18"/>
          <w:szCs w:val="18"/>
        </w:rPr>
        <w:t>发生</w:t>
      </w:r>
      <w:r w:rsidR="00A84E6B" w:rsidRPr="003568DD">
        <w:rPr>
          <w:rFonts w:ascii="Times" w:eastAsia="楷体" w:hAnsi="Times" w:cs="仿宋" w:hint="eastAsia"/>
          <w:sz w:val="18"/>
          <w:szCs w:val="18"/>
        </w:rPr>
        <w:t>过拟合</w:t>
      </w:r>
      <w:r w:rsidR="00D93EF1" w:rsidRPr="003568DD">
        <w:rPr>
          <w:rFonts w:ascii="Times" w:eastAsia="楷体" w:hAnsi="Times" w:cs="仿宋" w:hint="eastAsia"/>
          <w:sz w:val="18"/>
          <w:szCs w:val="18"/>
        </w:rPr>
        <w:t>的</w:t>
      </w:r>
      <w:r w:rsidRPr="003568DD">
        <w:rPr>
          <w:rFonts w:ascii="Times" w:eastAsia="楷体" w:hAnsi="Times" w:cs="仿宋" w:hint="eastAsia"/>
          <w:sz w:val="18"/>
          <w:szCs w:val="18"/>
        </w:rPr>
        <w:t>概率。</w:t>
      </w:r>
      <w:r w:rsidR="00825B66" w:rsidRPr="003568DD">
        <w:rPr>
          <w:rFonts w:ascii="Times" w:eastAsia="楷体" w:hAnsi="Times" w:cs="仿宋" w:hint="eastAsia"/>
          <w:sz w:val="18"/>
          <w:szCs w:val="18"/>
        </w:rPr>
        <w:t>【结果】</w:t>
      </w:r>
      <w:r w:rsidRPr="003568DD">
        <w:rPr>
          <w:rFonts w:ascii="Times" w:eastAsia="楷体" w:hAnsi="Times" w:cs="仿宋" w:hint="eastAsia"/>
          <w:sz w:val="18"/>
          <w:szCs w:val="18"/>
        </w:rPr>
        <w:t>试验结果表明，</w:t>
      </w:r>
      <w:r w:rsidRPr="003568DD">
        <w:rPr>
          <w:rFonts w:ascii="Times" w:eastAsia="楷体" w:hAnsi="Times" w:cs="Times New Roman"/>
          <w:sz w:val="18"/>
          <w:szCs w:val="18"/>
        </w:rPr>
        <w:t>VGG_C</w:t>
      </w:r>
      <w:r w:rsidRPr="003568DD">
        <w:rPr>
          <w:rFonts w:ascii="Times" w:eastAsia="楷体" w:hAnsi="Times" w:cs="仿宋" w:hint="eastAsia"/>
          <w:sz w:val="18"/>
          <w:szCs w:val="18"/>
        </w:rPr>
        <w:t>模型针对训练集的分类准确率为</w:t>
      </w:r>
      <w:r w:rsidRPr="003568DD">
        <w:rPr>
          <w:rFonts w:ascii="Times" w:eastAsia="楷体" w:hAnsi="Times" w:cs="Times New Roman"/>
          <w:sz w:val="18"/>
          <w:szCs w:val="18"/>
        </w:rPr>
        <w:t>95.3%</w:t>
      </w:r>
      <w:r w:rsidRPr="003568DD">
        <w:rPr>
          <w:rFonts w:ascii="Times" w:eastAsia="楷体" w:hAnsi="Times" w:cs="仿宋" w:hint="eastAsia"/>
          <w:sz w:val="18"/>
          <w:szCs w:val="18"/>
        </w:rPr>
        <w:t>，验证集的预测平均准确率为</w:t>
      </w:r>
      <w:r w:rsidRPr="003568DD">
        <w:rPr>
          <w:rFonts w:ascii="Times" w:eastAsia="楷体" w:hAnsi="Times" w:cs="Times New Roman"/>
          <w:sz w:val="18"/>
          <w:szCs w:val="18"/>
        </w:rPr>
        <w:t>96.</w:t>
      </w:r>
      <w:commentRangeStart w:id="0"/>
      <w:r w:rsidRPr="003568DD">
        <w:rPr>
          <w:rFonts w:ascii="Times" w:eastAsia="楷体" w:hAnsi="Times" w:cs="Times New Roman"/>
          <w:sz w:val="18"/>
          <w:szCs w:val="18"/>
        </w:rPr>
        <w:t>4</w:t>
      </w:r>
      <w:commentRangeEnd w:id="0"/>
      <w:r w:rsidR="00242351">
        <w:rPr>
          <w:rStyle w:val="af0"/>
        </w:rPr>
        <w:commentReference w:id="0"/>
      </w:r>
      <w:r w:rsidRPr="003568DD">
        <w:rPr>
          <w:rFonts w:ascii="Times" w:eastAsia="楷体" w:hAnsi="Times" w:cs="Times New Roman"/>
          <w:sz w:val="18"/>
          <w:szCs w:val="18"/>
        </w:rPr>
        <w:t>%</w:t>
      </w:r>
      <w:r w:rsidR="00825B66" w:rsidRPr="003568DD">
        <w:rPr>
          <w:rFonts w:ascii="Times" w:eastAsia="楷体" w:hAnsi="Times" w:cs="Times New Roman" w:hint="eastAsia"/>
          <w:sz w:val="18"/>
          <w:szCs w:val="18"/>
        </w:rPr>
        <w:t>。</w:t>
      </w:r>
      <w:r w:rsidR="00825B66" w:rsidRPr="003568DD">
        <w:rPr>
          <w:rFonts w:ascii="Times" w:eastAsia="楷体" w:hAnsi="Times" w:cs="仿宋" w:hint="eastAsia"/>
          <w:sz w:val="18"/>
          <w:szCs w:val="18"/>
        </w:rPr>
        <w:t>【结论】</w:t>
      </w:r>
      <w:r w:rsidR="00825B66" w:rsidRPr="003568DD">
        <w:rPr>
          <w:rFonts w:ascii="Times" w:eastAsia="楷体" w:hAnsi="Times" w:cs="Times New Roman"/>
          <w:sz w:val="18"/>
          <w:szCs w:val="18"/>
        </w:rPr>
        <w:t>VGG_C</w:t>
      </w:r>
      <w:r w:rsidR="006327E9" w:rsidRPr="003568DD">
        <w:rPr>
          <w:rFonts w:ascii="Times" w:eastAsia="楷体" w:hAnsi="Times" w:cs="仿宋" w:hint="eastAsia"/>
          <w:sz w:val="18"/>
          <w:szCs w:val="18"/>
        </w:rPr>
        <w:t>模型</w:t>
      </w:r>
      <w:r w:rsidR="000C1B4E" w:rsidRPr="003568DD">
        <w:rPr>
          <w:rFonts w:ascii="Times" w:eastAsia="楷体" w:hAnsi="Times" w:cs="仿宋" w:hint="eastAsia"/>
          <w:sz w:val="18"/>
          <w:szCs w:val="18"/>
        </w:rPr>
        <w:t>在小规模数据集上的训练测试精度</w:t>
      </w:r>
      <w:r w:rsidR="006327E9" w:rsidRPr="003568DD">
        <w:rPr>
          <w:rFonts w:ascii="Times" w:eastAsia="楷体" w:hAnsi="Times" w:cs="仿宋" w:hint="eastAsia"/>
          <w:sz w:val="18"/>
          <w:szCs w:val="18"/>
        </w:rPr>
        <w:t>优于</w:t>
      </w:r>
      <w:r w:rsidR="00FD0542" w:rsidRPr="003568DD">
        <w:rPr>
          <w:rFonts w:ascii="Times" w:eastAsia="楷体" w:hAnsi="Times" w:cs="仿宋" w:hint="eastAsia"/>
          <w:sz w:val="18"/>
          <w:szCs w:val="18"/>
        </w:rPr>
        <w:t>传统的</w:t>
      </w:r>
      <w:r w:rsidRPr="003568DD">
        <w:rPr>
          <w:rFonts w:ascii="Times" w:eastAsia="楷体" w:hAnsi="Times" w:cs="Times New Roman"/>
          <w:sz w:val="18"/>
          <w:szCs w:val="18"/>
        </w:rPr>
        <w:t>Resnet</w:t>
      </w:r>
      <w:r w:rsidR="00FD0542" w:rsidRPr="003568DD">
        <w:rPr>
          <w:rFonts w:ascii="Times" w:eastAsia="楷体" w:hAnsi="Times" w:cs="Times New Roman" w:hint="eastAsia"/>
          <w:sz w:val="18"/>
          <w:szCs w:val="18"/>
        </w:rPr>
        <w:t>和</w:t>
      </w:r>
      <w:r w:rsidR="00FD0542" w:rsidRPr="003568DD">
        <w:rPr>
          <w:rFonts w:ascii="Times" w:eastAsia="楷体" w:hAnsi="Times" w:cs="Times New Roman" w:hint="eastAsia"/>
          <w:sz w:val="18"/>
          <w:szCs w:val="18"/>
        </w:rPr>
        <w:t>V</w:t>
      </w:r>
      <w:r w:rsidR="00FD0542" w:rsidRPr="003568DD">
        <w:rPr>
          <w:rFonts w:ascii="Times" w:eastAsia="楷体" w:hAnsi="Times" w:cs="Times New Roman"/>
          <w:sz w:val="18"/>
          <w:szCs w:val="18"/>
        </w:rPr>
        <w:t>GG</w:t>
      </w:r>
      <w:r w:rsidRPr="003568DD">
        <w:rPr>
          <w:rFonts w:ascii="Times" w:eastAsia="楷体" w:hAnsi="Times" w:cs="仿宋" w:hint="eastAsia"/>
          <w:sz w:val="18"/>
          <w:szCs w:val="18"/>
        </w:rPr>
        <w:t>卷积神经网络模型，为柑橘树施药情况的智能化判断提供了有效参考。</w:t>
      </w:r>
    </w:p>
    <w:p w14:paraId="0FD6E4A8" w14:textId="4AA579A9" w:rsidR="00CB6901" w:rsidRPr="003568DD" w:rsidRDefault="006911C6" w:rsidP="005F694A">
      <w:pPr>
        <w:adjustRightInd w:val="0"/>
        <w:spacing w:line="240" w:lineRule="atLeast"/>
        <w:ind w:leftChars="200" w:left="420" w:rightChars="200" w:right="420"/>
        <w:rPr>
          <w:rFonts w:ascii="Times" w:eastAsia="楷体" w:hAnsi="Times" w:cs="仿宋"/>
          <w:sz w:val="18"/>
          <w:szCs w:val="18"/>
        </w:rPr>
      </w:pPr>
      <w:r w:rsidRPr="003568DD">
        <w:rPr>
          <w:rFonts w:ascii="Times" w:eastAsia="黑体" w:hAnsi="Times" w:cs="黑体" w:hint="eastAsia"/>
          <w:sz w:val="18"/>
          <w:szCs w:val="18"/>
        </w:rPr>
        <w:t>关</w:t>
      </w:r>
      <w:r w:rsidRPr="003568DD">
        <w:rPr>
          <w:rFonts w:ascii="Times" w:eastAsia="黑体" w:hAnsi="Times" w:cs="黑体" w:hint="eastAsia"/>
          <w:sz w:val="18"/>
          <w:szCs w:val="18"/>
        </w:rPr>
        <w:t xml:space="preserve"> </w:t>
      </w:r>
      <w:r w:rsidRPr="003568DD">
        <w:rPr>
          <w:rFonts w:ascii="Times" w:eastAsia="黑体" w:hAnsi="Times" w:cs="黑体" w:hint="eastAsia"/>
          <w:sz w:val="18"/>
          <w:szCs w:val="18"/>
        </w:rPr>
        <w:t>键</w:t>
      </w:r>
      <w:r w:rsidRPr="003568DD">
        <w:rPr>
          <w:rFonts w:ascii="Times" w:eastAsia="黑体" w:hAnsi="Times" w:cs="黑体" w:hint="eastAsia"/>
          <w:sz w:val="18"/>
          <w:szCs w:val="18"/>
        </w:rPr>
        <w:t xml:space="preserve"> </w:t>
      </w:r>
      <w:r w:rsidRPr="003568DD">
        <w:rPr>
          <w:rFonts w:ascii="Times" w:eastAsia="黑体" w:hAnsi="Times" w:cs="黑体" w:hint="eastAsia"/>
          <w:sz w:val="18"/>
          <w:szCs w:val="18"/>
        </w:rPr>
        <w:t>词：</w:t>
      </w:r>
      <w:r w:rsidRPr="003568DD">
        <w:rPr>
          <w:rFonts w:ascii="Times" w:eastAsia="楷体" w:hAnsi="Times" w:cs="仿宋" w:hint="eastAsia"/>
          <w:sz w:val="18"/>
          <w:szCs w:val="18"/>
        </w:rPr>
        <w:t>柑橘；</w:t>
      </w:r>
      <w:r w:rsidR="004E1D6A" w:rsidRPr="003568DD">
        <w:rPr>
          <w:rFonts w:ascii="Times" w:eastAsia="楷体" w:hAnsi="Times" w:cs="仿宋" w:hint="eastAsia"/>
          <w:sz w:val="18"/>
          <w:szCs w:val="18"/>
        </w:rPr>
        <w:t>喷</w:t>
      </w:r>
      <w:r w:rsidR="006327E9" w:rsidRPr="003568DD">
        <w:rPr>
          <w:rFonts w:ascii="Times" w:eastAsia="楷体" w:hAnsi="Times" w:cs="仿宋" w:hint="eastAsia"/>
          <w:sz w:val="18"/>
          <w:szCs w:val="18"/>
        </w:rPr>
        <w:t>药；</w:t>
      </w:r>
      <w:r w:rsidRPr="003568DD">
        <w:rPr>
          <w:rFonts w:ascii="Times" w:eastAsia="楷体" w:hAnsi="Times" w:cs="仿宋" w:hint="eastAsia"/>
          <w:sz w:val="18"/>
          <w:szCs w:val="18"/>
        </w:rPr>
        <w:t>红外热感图像；卷积神经网络；交叉熵损失函数</w:t>
      </w:r>
    </w:p>
    <w:p w14:paraId="1AC191B4" w14:textId="77777777" w:rsidR="00F57451" w:rsidRDefault="00F57451" w:rsidP="003568DD">
      <w:pPr>
        <w:pStyle w:val="Default"/>
        <w:spacing w:line="400" w:lineRule="exact"/>
        <w:rPr>
          <w:rFonts w:ascii="Times" w:eastAsia="黑体" w:hAnsi="Times"/>
          <w:sz w:val="18"/>
          <w:szCs w:val="18"/>
        </w:rPr>
      </w:pPr>
    </w:p>
    <w:p w14:paraId="57F26FFA" w14:textId="5C1BC972" w:rsidR="005F694A" w:rsidRPr="003568DD" w:rsidRDefault="005F694A" w:rsidP="003568DD">
      <w:pPr>
        <w:pStyle w:val="Default"/>
        <w:spacing w:line="400" w:lineRule="exact"/>
        <w:rPr>
          <w:rFonts w:ascii="Times New Roman" w:eastAsia="宋体" w:hAnsi="Times New Roman" w:cs="Times New Roman"/>
          <w:color w:val="auto"/>
          <w:kern w:val="2"/>
          <w:sz w:val="21"/>
          <w:szCs w:val="21"/>
        </w:rPr>
      </w:pPr>
      <w:r w:rsidRPr="003568DD">
        <w:rPr>
          <w:rFonts w:ascii="Times" w:eastAsia="黑体" w:hAnsi="Times"/>
          <w:sz w:val="18"/>
          <w:szCs w:val="18"/>
        </w:rPr>
        <w:t>中图分类号：</w:t>
      </w:r>
      <w:r w:rsidRPr="003568DD">
        <w:rPr>
          <w:rFonts w:ascii="Times" w:hAnsi="Times"/>
          <w:sz w:val="18"/>
          <w:szCs w:val="18"/>
        </w:rPr>
        <w:t>TP</w:t>
      </w:r>
      <w:r w:rsidRPr="003568DD">
        <w:rPr>
          <w:rFonts w:ascii="Times" w:hAnsi="Times" w:hint="eastAsia"/>
          <w:sz w:val="18"/>
          <w:szCs w:val="18"/>
        </w:rPr>
        <w:t xml:space="preserve"> </w:t>
      </w:r>
      <w:r w:rsidRPr="003568DD">
        <w:rPr>
          <w:rFonts w:ascii="Times" w:hAnsi="Times"/>
          <w:sz w:val="18"/>
          <w:szCs w:val="18"/>
        </w:rPr>
        <w:t>391.4</w:t>
      </w:r>
      <w:r w:rsidRPr="003568DD">
        <w:rPr>
          <w:rFonts w:ascii="Times" w:hAnsi="Times" w:hint="eastAsia"/>
          <w:spacing w:val="-6"/>
          <w:sz w:val="18"/>
          <w:szCs w:val="18"/>
        </w:rPr>
        <w:t xml:space="preserve">       </w:t>
      </w:r>
      <w:r w:rsidRPr="003568DD">
        <w:rPr>
          <w:rFonts w:ascii="Times" w:hAnsi="Times" w:hint="eastAsia"/>
          <w:spacing w:val="-8"/>
          <w:sz w:val="18"/>
          <w:szCs w:val="18"/>
        </w:rPr>
        <w:t xml:space="preserve">     </w:t>
      </w:r>
      <w:r w:rsidRPr="003568DD">
        <w:rPr>
          <w:rFonts w:ascii="Times" w:hAnsi="Times" w:hint="eastAsia"/>
          <w:sz w:val="18"/>
          <w:szCs w:val="18"/>
        </w:rPr>
        <w:t xml:space="preserve">  </w:t>
      </w:r>
      <w:r w:rsidRPr="003568DD">
        <w:rPr>
          <w:rFonts w:ascii="Times" w:hAnsi="Times" w:hint="eastAsia"/>
          <w:spacing w:val="-8"/>
          <w:sz w:val="18"/>
          <w:szCs w:val="18"/>
        </w:rPr>
        <w:t xml:space="preserve"> </w:t>
      </w:r>
      <w:r w:rsidRPr="003568DD">
        <w:rPr>
          <w:rFonts w:ascii="Times" w:hAnsi="Times" w:hint="eastAsia"/>
          <w:b/>
          <w:sz w:val="18"/>
          <w:szCs w:val="18"/>
        </w:rPr>
        <w:t>DOI</w:t>
      </w:r>
      <w:r w:rsidRPr="003568DD">
        <w:rPr>
          <w:rFonts w:ascii="Times" w:eastAsia="黑体" w:hAnsi="Times"/>
          <w:sz w:val="18"/>
          <w:szCs w:val="18"/>
        </w:rPr>
        <w:t>：</w:t>
      </w:r>
      <w:hyperlink r:id="rId12" w:history="1">
        <w:r w:rsidR="003568DD" w:rsidRPr="00A220B3">
          <w:rPr>
            <w:rFonts w:ascii="Times New Roman" w:eastAsia="宋体" w:hAnsi="Times New Roman" w:cs="Times New Roman" w:hint="eastAsia"/>
            <w:color w:val="auto"/>
            <w:kern w:val="2"/>
            <w:sz w:val="21"/>
            <w:szCs w:val="21"/>
          </w:rPr>
          <w:t>10.7671/j.issn.1001-411X.202</w:t>
        </w:r>
        <w:r w:rsidR="003568DD">
          <w:rPr>
            <w:rFonts w:ascii="Times New Roman" w:eastAsia="宋体" w:hAnsi="Times New Roman" w:cs="Times New Roman" w:hint="eastAsia"/>
            <w:color w:val="auto"/>
            <w:kern w:val="2"/>
            <w:sz w:val="21"/>
            <w:szCs w:val="21"/>
          </w:rPr>
          <w:t>101025</w:t>
        </w:r>
      </w:hyperlink>
    </w:p>
    <w:p w14:paraId="0ABEBFB0" w14:textId="4C387D03" w:rsidR="005F694A" w:rsidRPr="003568DD" w:rsidRDefault="005F694A" w:rsidP="00F57451">
      <w:pPr>
        <w:spacing w:line="240" w:lineRule="atLeast"/>
        <w:ind w:right="408"/>
        <w:rPr>
          <w:rFonts w:ascii="Times" w:eastAsia="黑体" w:hAnsi="Times"/>
          <w:sz w:val="18"/>
          <w:szCs w:val="18"/>
        </w:rPr>
      </w:pPr>
      <w:r w:rsidRPr="003568DD">
        <w:rPr>
          <w:rFonts w:ascii="Times" w:eastAsia="黑体" w:hAnsi="Times"/>
          <w:sz w:val="18"/>
          <w:szCs w:val="18"/>
        </w:rPr>
        <w:t>文献标</w:t>
      </w:r>
      <w:r w:rsidR="003568DD">
        <w:rPr>
          <w:rFonts w:ascii="Times" w:eastAsia="黑体" w:hAnsi="Times" w:hint="eastAsia"/>
          <w:sz w:val="18"/>
          <w:szCs w:val="18"/>
        </w:rPr>
        <w:t>志</w:t>
      </w:r>
      <w:r w:rsidRPr="003568DD">
        <w:rPr>
          <w:rFonts w:ascii="Times" w:eastAsia="黑体" w:hAnsi="Times"/>
          <w:sz w:val="18"/>
          <w:szCs w:val="18"/>
        </w:rPr>
        <w:t>码：</w:t>
      </w:r>
      <w:r w:rsidRPr="003568DD">
        <w:rPr>
          <w:rFonts w:ascii="Times" w:eastAsia="黑体" w:hAnsi="Times"/>
          <w:sz w:val="18"/>
          <w:szCs w:val="18"/>
        </w:rPr>
        <w:t xml:space="preserve">A     </w:t>
      </w:r>
      <w:r w:rsidRPr="003568DD">
        <w:rPr>
          <w:rFonts w:ascii="Times" w:eastAsia="黑体" w:hAnsi="Times" w:hint="eastAsia"/>
          <w:sz w:val="18"/>
          <w:szCs w:val="18"/>
        </w:rPr>
        <w:t xml:space="preserve">      </w:t>
      </w:r>
      <w:r w:rsidRPr="003568DD">
        <w:rPr>
          <w:rFonts w:ascii="Times" w:eastAsia="黑体" w:hAnsi="Times"/>
          <w:sz w:val="18"/>
          <w:szCs w:val="18"/>
        </w:rPr>
        <w:t xml:space="preserve"> </w:t>
      </w:r>
      <w:r w:rsidRPr="003568DD">
        <w:rPr>
          <w:rFonts w:ascii="Times" w:eastAsia="黑体" w:hAnsi="Times" w:hint="eastAsia"/>
          <w:sz w:val="18"/>
          <w:szCs w:val="18"/>
        </w:rPr>
        <w:t xml:space="preserve">    </w:t>
      </w:r>
    </w:p>
    <w:p w14:paraId="0837E4E7" w14:textId="77777777" w:rsidR="005F694A" w:rsidRPr="007D1846" w:rsidRDefault="005F694A" w:rsidP="005F694A">
      <w:pPr>
        <w:adjustRightInd w:val="0"/>
        <w:spacing w:line="240" w:lineRule="atLeast"/>
        <w:ind w:leftChars="200" w:left="420" w:rightChars="200" w:right="420"/>
        <w:rPr>
          <w:rFonts w:ascii="仿宋" w:eastAsia="仿宋" w:hAnsi="仿宋" w:cs="仿宋"/>
          <w:sz w:val="18"/>
          <w:szCs w:val="18"/>
        </w:rPr>
      </w:pPr>
    </w:p>
    <w:p w14:paraId="420EC6CA" w14:textId="045D5624" w:rsidR="00CB6901" w:rsidRPr="007D1846" w:rsidRDefault="00BE7DF5" w:rsidP="005F694A">
      <w:pPr>
        <w:spacing w:beforeLines="100" w:before="312" w:afterLines="50" w:after="156" w:line="288" w:lineRule="auto"/>
        <w:jc w:val="center"/>
        <w:rPr>
          <w:rFonts w:ascii="Times New Roman" w:hAnsi="Times New Roman" w:cs="Times New Roman"/>
          <w:b/>
          <w:sz w:val="28"/>
          <w:szCs w:val="28"/>
        </w:rPr>
      </w:pPr>
      <w:r>
        <w:rPr>
          <w:rFonts w:ascii="Times New Roman" w:hAnsi="Times New Roman" w:cs="Times New Roman"/>
          <w:b/>
          <w:sz w:val="28"/>
          <w:szCs w:val="28"/>
        </w:rPr>
        <w:t>C</w:t>
      </w:r>
      <w:r>
        <w:rPr>
          <w:rFonts w:ascii="Times New Roman" w:hAnsi="Times New Roman" w:cs="Times New Roman" w:hint="eastAsia"/>
          <w:b/>
          <w:sz w:val="28"/>
          <w:szCs w:val="28"/>
        </w:rPr>
        <w:t>las</w:t>
      </w:r>
      <w:r>
        <w:rPr>
          <w:rFonts w:ascii="Times New Roman" w:hAnsi="Times New Roman" w:cs="Times New Roman"/>
          <w:b/>
          <w:sz w:val="28"/>
          <w:szCs w:val="28"/>
        </w:rPr>
        <w:t xml:space="preserve">sification model of citrus canopy spraying deposition </w:t>
      </w:r>
      <w:r w:rsidR="006911C6" w:rsidRPr="007D1846">
        <w:rPr>
          <w:rFonts w:ascii="Times New Roman" w:hAnsi="Times New Roman" w:cs="Times New Roman"/>
          <w:b/>
          <w:sz w:val="28"/>
          <w:szCs w:val="28"/>
        </w:rPr>
        <w:t xml:space="preserve">based on </w:t>
      </w:r>
      <w:r>
        <w:rPr>
          <w:rFonts w:ascii="Times New Roman" w:hAnsi="Times New Roman" w:cs="Times New Roman"/>
          <w:b/>
          <w:sz w:val="28"/>
          <w:szCs w:val="28"/>
        </w:rPr>
        <w:t>small-scale data set</w:t>
      </w:r>
    </w:p>
    <w:p w14:paraId="4BED1158" w14:textId="54C4DDE8" w:rsidR="00CB6901" w:rsidRPr="007D1846" w:rsidRDefault="006911C6">
      <w:pPr>
        <w:spacing w:line="360" w:lineRule="auto"/>
        <w:ind w:left="-2"/>
        <w:jc w:val="center"/>
        <w:rPr>
          <w:rFonts w:ascii="Times New Roman" w:hAnsi="Times New Roman" w:cs="Times New Roman"/>
          <w:bCs/>
          <w:szCs w:val="21"/>
          <w:vertAlign w:val="superscript"/>
        </w:rPr>
      </w:pPr>
      <w:r w:rsidRPr="007D1846">
        <w:rPr>
          <w:rFonts w:ascii="Times New Roman" w:hAnsi="Times New Roman" w:cs="Times New Roman" w:hint="eastAsia"/>
          <w:bCs/>
          <w:szCs w:val="21"/>
        </w:rPr>
        <w:t>XU Xianghua</w:t>
      </w:r>
      <w:r w:rsidRPr="007D1846">
        <w:rPr>
          <w:rFonts w:ascii="Times New Roman" w:hAnsi="Times New Roman" w:cs="Times New Roman"/>
          <w:bCs/>
          <w:szCs w:val="21"/>
          <w:vertAlign w:val="superscript"/>
        </w:rPr>
        <w:t>1</w:t>
      </w:r>
      <w:r w:rsidR="003568DD">
        <w:rPr>
          <w:rFonts w:ascii="Times New Roman" w:hAnsi="Times New Roman" w:cs="Times New Roman" w:hint="eastAsia"/>
          <w:bCs/>
          <w:szCs w:val="21"/>
        </w:rPr>
        <w:t xml:space="preserve">, </w:t>
      </w:r>
      <w:r w:rsidRPr="007D1846">
        <w:rPr>
          <w:rFonts w:ascii="Times New Roman" w:hAnsi="Times New Roman" w:cs="Times New Roman" w:hint="eastAsia"/>
          <w:bCs/>
          <w:szCs w:val="21"/>
        </w:rPr>
        <w:t>L</w:t>
      </w:r>
      <w:r w:rsidRPr="007D1846">
        <w:rPr>
          <w:rFonts w:ascii="Times New Roman" w:hAnsi="Times New Roman" w:cs="Times New Roman"/>
          <w:bCs/>
          <w:szCs w:val="21"/>
        </w:rPr>
        <w:t>IN Jiahan</w:t>
      </w:r>
      <w:r w:rsidRPr="007D1846">
        <w:rPr>
          <w:rFonts w:ascii="Times New Roman" w:hAnsi="Times New Roman" w:cs="Times New Roman"/>
          <w:bCs/>
          <w:szCs w:val="21"/>
          <w:vertAlign w:val="superscript"/>
        </w:rPr>
        <w:t>2</w:t>
      </w:r>
      <w:r w:rsidRPr="007D1846">
        <w:rPr>
          <w:rFonts w:ascii="Times New Roman" w:hAnsi="Times New Roman" w:cs="Times New Roman"/>
          <w:bCs/>
          <w:szCs w:val="21"/>
        </w:rPr>
        <w:t>, LU Jianqiang</w:t>
      </w:r>
      <w:r w:rsidRPr="007D1846">
        <w:rPr>
          <w:rFonts w:ascii="Times New Roman" w:hAnsi="Times New Roman" w:cs="Times New Roman"/>
          <w:bCs/>
          <w:szCs w:val="21"/>
          <w:vertAlign w:val="superscript"/>
        </w:rPr>
        <w:t>2,3</w:t>
      </w:r>
      <w:r w:rsidRPr="007D1846">
        <w:rPr>
          <w:rFonts w:ascii="Times New Roman" w:hAnsi="Times New Roman" w:cs="Times New Roman"/>
          <w:bCs/>
          <w:szCs w:val="21"/>
        </w:rPr>
        <w:t>, CHEN Hong</w:t>
      </w:r>
      <w:r w:rsidR="003B5491" w:rsidRPr="007D1846">
        <w:rPr>
          <w:rFonts w:ascii="Times New Roman" w:hAnsi="Times New Roman" w:cs="Times New Roman" w:hint="eastAsia"/>
          <w:bCs/>
          <w:szCs w:val="21"/>
        </w:rPr>
        <w:t>z</w:t>
      </w:r>
      <w:r w:rsidRPr="007D1846">
        <w:rPr>
          <w:rFonts w:ascii="Times New Roman" w:hAnsi="Times New Roman" w:cs="Times New Roman"/>
          <w:bCs/>
          <w:szCs w:val="21"/>
        </w:rPr>
        <w:t>e</w:t>
      </w:r>
      <w:r w:rsidRPr="007D1846">
        <w:rPr>
          <w:rFonts w:ascii="Times New Roman" w:hAnsi="Times New Roman" w:cs="Times New Roman"/>
          <w:bCs/>
          <w:szCs w:val="21"/>
          <w:vertAlign w:val="superscript"/>
        </w:rPr>
        <w:t>2</w:t>
      </w:r>
      <w:r w:rsidR="003B5491" w:rsidRPr="007D1846">
        <w:rPr>
          <w:rFonts w:ascii="Times New Roman" w:hAnsi="Times New Roman" w:cs="Times New Roman"/>
          <w:bCs/>
          <w:szCs w:val="21"/>
        </w:rPr>
        <w:t>, YANG Ruifan</w:t>
      </w:r>
      <w:r w:rsidR="003B5491" w:rsidRPr="007D1846">
        <w:rPr>
          <w:rFonts w:ascii="Times New Roman" w:hAnsi="Times New Roman" w:cs="Times New Roman"/>
          <w:bCs/>
          <w:szCs w:val="21"/>
          <w:vertAlign w:val="superscript"/>
        </w:rPr>
        <w:t>2</w:t>
      </w:r>
    </w:p>
    <w:p w14:paraId="4B8340DD" w14:textId="4E06B120" w:rsidR="00CB6901" w:rsidRPr="007D1846" w:rsidRDefault="006911C6">
      <w:pPr>
        <w:spacing w:line="360" w:lineRule="auto"/>
        <w:ind w:left="-2"/>
        <w:jc w:val="center"/>
        <w:rPr>
          <w:rFonts w:ascii="Times New Roman" w:hAnsi="Times New Roman" w:cs="Times New Roman"/>
          <w:bCs/>
          <w:sz w:val="15"/>
          <w:szCs w:val="15"/>
        </w:rPr>
      </w:pPr>
      <w:r w:rsidRPr="007D1846">
        <w:rPr>
          <w:rFonts w:ascii="Times New Roman" w:hAnsi="Times New Roman" w:cs="Times New Roman" w:hint="eastAsia"/>
          <w:bCs/>
          <w:sz w:val="15"/>
          <w:szCs w:val="15"/>
        </w:rPr>
        <w:t>(</w:t>
      </w:r>
      <w:r w:rsidR="003568DD">
        <w:rPr>
          <w:rFonts w:ascii="Times New Roman" w:hAnsi="Times New Roman" w:cs="Times New Roman"/>
          <w:bCs/>
          <w:sz w:val="15"/>
          <w:szCs w:val="15"/>
        </w:rPr>
        <w:t>1</w:t>
      </w:r>
      <w:r w:rsidR="003568DD">
        <w:rPr>
          <w:rFonts w:ascii="Times New Roman" w:hAnsi="Times New Roman" w:cs="Times New Roman" w:hint="eastAsia"/>
          <w:bCs/>
          <w:sz w:val="15"/>
          <w:szCs w:val="15"/>
        </w:rPr>
        <w:t xml:space="preserve"> </w:t>
      </w:r>
      <w:r w:rsidRPr="007D1846">
        <w:rPr>
          <w:rFonts w:ascii="Times New Roman" w:hAnsi="Times New Roman" w:cs="Times New Roman" w:hint="eastAsia"/>
          <w:bCs/>
          <w:sz w:val="15"/>
          <w:szCs w:val="15"/>
        </w:rPr>
        <w:t>Enginee</w:t>
      </w:r>
      <w:r w:rsidR="003568DD">
        <w:rPr>
          <w:rFonts w:ascii="Times New Roman" w:hAnsi="Times New Roman" w:cs="Times New Roman" w:hint="eastAsia"/>
          <w:bCs/>
          <w:sz w:val="15"/>
          <w:szCs w:val="15"/>
        </w:rPr>
        <w:t>r</w:t>
      </w:r>
      <w:r w:rsidRPr="007D1846">
        <w:rPr>
          <w:rFonts w:ascii="Times New Roman" w:hAnsi="Times New Roman" w:cs="Times New Roman" w:hint="eastAsia"/>
          <w:bCs/>
          <w:sz w:val="15"/>
          <w:szCs w:val="15"/>
        </w:rPr>
        <w:t>ing Fundamental Teaching and Training Center</w:t>
      </w:r>
      <w:r w:rsidRPr="007D1846">
        <w:rPr>
          <w:rFonts w:ascii="Times New Roman" w:hAnsi="Times New Roman" w:cs="Times New Roman"/>
          <w:bCs/>
          <w:sz w:val="15"/>
          <w:szCs w:val="15"/>
        </w:rPr>
        <w:t>,</w:t>
      </w:r>
      <w:r w:rsidRPr="007D1846">
        <w:rPr>
          <w:rFonts w:ascii="Times New Roman" w:hAnsi="Times New Roman" w:cs="Times New Roman" w:hint="eastAsia"/>
          <w:bCs/>
          <w:sz w:val="15"/>
          <w:szCs w:val="15"/>
        </w:rPr>
        <w:t xml:space="preserve"> South China Agricultur</w:t>
      </w:r>
      <w:r w:rsidRPr="007D1846">
        <w:rPr>
          <w:rFonts w:ascii="Times New Roman" w:hAnsi="Times New Roman" w:cs="Times New Roman"/>
          <w:bCs/>
          <w:sz w:val="15"/>
          <w:szCs w:val="15"/>
        </w:rPr>
        <w:t>a</w:t>
      </w:r>
      <w:r w:rsidRPr="007D1846">
        <w:rPr>
          <w:rFonts w:ascii="Times New Roman" w:hAnsi="Times New Roman" w:cs="Times New Roman" w:hint="eastAsia"/>
          <w:bCs/>
          <w:sz w:val="15"/>
          <w:szCs w:val="15"/>
        </w:rPr>
        <w:t>l University</w:t>
      </w:r>
      <w:r w:rsidRPr="007D1846">
        <w:rPr>
          <w:rFonts w:ascii="Times New Roman" w:hAnsi="Times New Roman" w:cs="Times New Roman" w:hint="eastAsia"/>
          <w:bCs/>
          <w:sz w:val="15"/>
          <w:szCs w:val="15"/>
        </w:rPr>
        <w:t>，</w:t>
      </w:r>
      <w:r w:rsidRPr="007D1846">
        <w:rPr>
          <w:rFonts w:ascii="Times New Roman" w:hAnsi="Times New Roman" w:cs="Times New Roman" w:hint="eastAsia"/>
          <w:bCs/>
          <w:sz w:val="15"/>
          <w:szCs w:val="15"/>
        </w:rPr>
        <w:t>Guang</w:t>
      </w:r>
      <w:r w:rsidRPr="007D1846">
        <w:rPr>
          <w:rFonts w:ascii="Times New Roman" w:hAnsi="Times New Roman" w:cs="Times New Roman"/>
          <w:bCs/>
          <w:sz w:val="15"/>
          <w:szCs w:val="15"/>
        </w:rPr>
        <w:t>zhou</w:t>
      </w:r>
      <w:r w:rsidRPr="007D1846">
        <w:rPr>
          <w:rFonts w:ascii="Times New Roman" w:hAnsi="Times New Roman" w:cs="Times New Roman" w:hint="eastAsia"/>
          <w:bCs/>
          <w:sz w:val="15"/>
          <w:szCs w:val="15"/>
        </w:rPr>
        <w:t xml:space="preserve"> Guang</w:t>
      </w:r>
      <w:r w:rsidRPr="007D1846">
        <w:rPr>
          <w:rFonts w:ascii="Times New Roman" w:hAnsi="Times New Roman" w:cs="Times New Roman"/>
          <w:bCs/>
          <w:sz w:val="15"/>
          <w:szCs w:val="15"/>
        </w:rPr>
        <w:t>dong</w:t>
      </w:r>
      <w:r w:rsidRPr="007D1846">
        <w:rPr>
          <w:rFonts w:ascii="Times New Roman" w:hAnsi="Times New Roman" w:cs="Times New Roman" w:hint="eastAsia"/>
          <w:bCs/>
          <w:sz w:val="15"/>
          <w:szCs w:val="15"/>
        </w:rPr>
        <w:t xml:space="preserve"> 510642</w:t>
      </w:r>
      <w:r w:rsidRPr="007D1846">
        <w:rPr>
          <w:rFonts w:ascii="Times New Roman" w:hAnsi="Times New Roman" w:cs="Times New Roman" w:hint="eastAsia"/>
          <w:bCs/>
          <w:sz w:val="15"/>
          <w:szCs w:val="15"/>
        </w:rPr>
        <w:t>，</w:t>
      </w:r>
      <w:r w:rsidRPr="007D1846">
        <w:rPr>
          <w:rFonts w:ascii="Times New Roman" w:hAnsi="Times New Roman" w:cs="Times New Roman" w:hint="eastAsia"/>
          <w:bCs/>
          <w:sz w:val="15"/>
          <w:szCs w:val="15"/>
        </w:rPr>
        <w:t>China</w:t>
      </w:r>
      <w:r w:rsidRPr="007D1846">
        <w:rPr>
          <w:rFonts w:ascii="Times New Roman" w:hAnsi="Times New Roman" w:cs="Times New Roman"/>
          <w:bCs/>
          <w:sz w:val="15"/>
          <w:szCs w:val="15"/>
        </w:rPr>
        <w:t>;</w:t>
      </w:r>
      <w:r w:rsidR="003568DD">
        <w:rPr>
          <w:rFonts w:ascii="Times New Roman" w:hAnsi="Times New Roman" w:cs="Times New Roman" w:hint="eastAsia"/>
          <w:bCs/>
          <w:sz w:val="15"/>
          <w:szCs w:val="15"/>
        </w:rPr>
        <w:t xml:space="preserve"> </w:t>
      </w:r>
      <w:r w:rsidR="003568DD">
        <w:rPr>
          <w:rFonts w:ascii="Times New Roman" w:hAnsi="Times New Roman" w:cs="Times New Roman"/>
          <w:bCs/>
          <w:sz w:val="15"/>
          <w:szCs w:val="15"/>
        </w:rPr>
        <w:t>2</w:t>
      </w:r>
      <w:r w:rsidRPr="007D1846">
        <w:rPr>
          <w:rFonts w:ascii="Times New Roman" w:hAnsi="Times New Roman" w:cs="Times New Roman"/>
          <w:bCs/>
          <w:sz w:val="15"/>
          <w:szCs w:val="15"/>
        </w:rPr>
        <w:t xml:space="preserve"> College of Electronic Engineering</w:t>
      </w:r>
      <w:r w:rsidRPr="007D1846">
        <w:rPr>
          <w:rFonts w:ascii="Times New Roman" w:hAnsi="Times New Roman" w:cs="Times New Roman" w:hint="eastAsia"/>
          <w:bCs/>
          <w:sz w:val="15"/>
          <w:szCs w:val="15"/>
        </w:rPr>
        <w:t>、</w:t>
      </w:r>
      <w:bookmarkStart w:id="1" w:name="_Hlk47084379"/>
      <w:r w:rsidRPr="007D1846">
        <w:rPr>
          <w:rFonts w:ascii="Times New Roman" w:hAnsi="Times New Roman" w:cs="Times New Roman"/>
          <w:bCs/>
          <w:sz w:val="15"/>
          <w:szCs w:val="15"/>
        </w:rPr>
        <w:t>College of Artificial Intelligence</w:t>
      </w:r>
      <w:bookmarkEnd w:id="1"/>
      <w:r w:rsidRPr="007D1846">
        <w:rPr>
          <w:rFonts w:ascii="Times New Roman" w:hAnsi="Times New Roman" w:cs="Times New Roman"/>
          <w:bCs/>
          <w:sz w:val="15"/>
          <w:szCs w:val="15"/>
        </w:rPr>
        <w:t>, South China Agricultural University, Guangzhou G</w:t>
      </w:r>
      <w:r w:rsidRPr="007D1846">
        <w:rPr>
          <w:rFonts w:ascii="Times New Roman" w:hAnsi="Times New Roman" w:cs="Times New Roman" w:hint="eastAsia"/>
          <w:bCs/>
          <w:sz w:val="15"/>
          <w:szCs w:val="15"/>
        </w:rPr>
        <w:t>uang</w:t>
      </w:r>
      <w:r w:rsidRPr="007D1846">
        <w:rPr>
          <w:rFonts w:ascii="Times New Roman" w:hAnsi="Times New Roman" w:cs="Times New Roman"/>
          <w:bCs/>
          <w:sz w:val="15"/>
          <w:szCs w:val="15"/>
        </w:rPr>
        <w:t>dong 510642, China;</w:t>
      </w:r>
      <w:r w:rsidR="003568DD">
        <w:rPr>
          <w:rFonts w:ascii="Times New Roman" w:hAnsi="Times New Roman" w:cs="Times New Roman" w:hint="eastAsia"/>
          <w:bCs/>
          <w:sz w:val="15"/>
          <w:szCs w:val="15"/>
        </w:rPr>
        <w:t xml:space="preserve"> </w:t>
      </w:r>
      <w:r w:rsidR="003568DD">
        <w:rPr>
          <w:rFonts w:ascii="Times New Roman" w:hAnsi="Times New Roman" w:cs="Times New Roman"/>
          <w:bCs/>
          <w:sz w:val="15"/>
          <w:szCs w:val="15"/>
        </w:rPr>
        <w:t>3</w:t>
      </w:r>
      <w:r w:rsidRPr="007D1846">
        <w:rPr>
          <w:rFonts w:ascii="Times New Roman" w:hAnsi="Times New Roman" w:cs="Times New Roman"/>
          <w:bCs/>
          <w:sz w:val="15"/>
          <w:szCs w:val="15"/>
        </w:rPr>
        <w:t xml:space="preserve"> National Precision Agriculture International Joint Research Center of Aerial Application Technology, Guangzhou Guangdong 510642, China</w:t>
      </w:r>
      <w:r w:rsidRPr="007D1846">
        <w:rPr>
          <w:rFonts w:ascii="Times New Roman" w:hAnsi="Times New Roman" w:cs="Times New Roman" w:hint="eastAsia"/>
          <w:bCs/>
          <w:sz w:val="15"/>
          <w:szCs w:val="15"/>
        </w:rPr>
        <w:t>)</w:t>
      </w:r>
    </w:p>
    <w:p w14:paraId="055C4E88" w14:textId="0EB0B961" w:rsidR="00CB6901" w:rsidRPr="007D1846" w:rsidRDefault="006911C6" w:rsidP="00B405BA">
      <w:pPr>
        <w:spacing w:line="240" w:lineRule="atLeast"/>
        <w:ind w:leftChars="200" w:left="420" w:rightChars="200" w:right="420"/>
        <w:rPr>
          <w:rFonts w:ascii="Times New Roman" w:hAnsi="Times New Roman" w:cs="Times New Roman"/>
          <w:b/>
          <w:bCs/>
          <w:sz w:val="18"/>
          <w:szCs w:val="18"/>
        </w:rPr>
      </w:pPr>
      <w:r w:rsidRPr="007D1846">
        <w:rPr>
          <w:rFonts w:ascii="Times New Roman" w:hAnsi="Times New Roman" w:cs="Times New Roman"/>
          <w:b/>
          <w:bCs/>
          <w:sz w:val="18"/>
          <w:szCs w:val="18"/>
        </w:rPr>
        <w:t>Abstract:</w:t>
      </w:r>
      <w:r w:rsidRPr="007D1846">
        <w:rPr>
          <w:rFonts w:ascii="Times New Roman" w:hAnsi="Times New Roman" w:cs="Times New Roman"/>
          <w:bCs/>
          <w:sz w:val="18"/>
          <w:szCs w:val="18"/>
        </w:rPr>
        <w:t xml:space="preserve"> </w:t>
      </w:r>
      <w:r w:rsidR="00134A46" w:rsidRPr="007D1846">
        <w:rPr>
          <w:rFonts w:asciiTheme="minorEastAsia" w:hAnsiTheme="minorEastAsia" w:cs="Times New Roman" w:hint="eastAsia"/>
          <w:bCs/>
          <w:sz w:val="18"/>
          <w:szCs w:val="18"/>
        </w:rPr>
        <w:t>【</w:t>
      </w:r>
      <w:r w:rsidR="00134A46" w:rsidRPr="007D1846">
        <w:rPr>
          <w:rFonts w:ascii="Times New Roman" w:hAnsi="Times New Roman" w:cs="Times New Roman"/>
          <w:bCs/>
          <w:sz w:val="18"/>
          <w:szCs w:val="18"/>
        </w:rPr>
        <w:t>Objective</w:t>
      </w:r>
      <w:r w:rsidR="00134A46" w:rsidRPr="007D1846">
        <w:rPr>
          <w:rFonts w:asciiTheme="minorEastAsia" w:hAnsiTheme="minorEastAsia" w:cs="Times New Roman" w:hint="eastAsia"/>
          <w:bCs/>
          <w:sz w:val="18"/>
          <w:szCs w:val="18"/>
        </w:rPr>
        <w:t>】</w:t>
      </w:r>
      <w:r w:rsidR="00134A46" w:rsidRPr="007D1846">
        <w:rPr>
          <w:rFonts w:ascii="Times New Roman" w:hAnsi="Times New Roman" w:cs="Times New Roman"/>
          <w:bCs/>
          <w:sz w:val="18"/>
          <w:szCs w:val="18"/>
        </w:rPr>
        <w:t xml:space="preserve">In order to improve the intelligent management of citrus orchards, quickly and </w:t>
      </w:r>
      <w:r w:rsidR="00134A46" w:rsidRPr="007D1846">
        <w:rPr>
          <w:rFonts w:ascii="Times New Roman" w:hAnsi="Times New Roman" w:cs="Times New Roman"/>
          <w:bCs/>
          <w:sz w:val="18"/>
          <w:szCs w:val="18"/>
        </w:rPr>
        <w:lastRenderedPageBreak/>
        <w:t xml:space="preserve">non-destructively obtain the spray quality of the citrus tree canopy, and improve the problem of overfitting of the spray quality classification model caused by small-scale data sets. </w:t>
      </w:r>
      <w:r w:rsidR="00134A46" w:rsidRPr="007D1846">
        <w:rPr>
          <w:rFonts w:ascii="Times New Roman" w:hAnsi="Times New Roman" w:cs="Times New Roman" w:hint="eastAsia"/>
          <w:bCs/>
          <w:sz w:val="18"/>
          <w:szCs w:val="18"/>
        </w:rPr>
        <w:t>【</w:t>
      </w:r>
      <w:r w:rsidR="00134A46" w:rsidRPr="007D1846">
        <w:rPr>
          <w:rFonts w:ascii="Times New Roman" w:hAnsi="Times New Roman" w:cs="Times New Roman" w:hint="eastAsia"/>
          <w:bCs/>
          <w:sz w:val="18"/>
          <w:szCs w:val="18"/>
        </w:rPr>
        <w:t>M</w:t>
      </w:r>
      <w:r w:rsidR="00134A46" w:rsidRPr="007D1846">
        <w:rPr>
          <w:rFonts w:ascii="Times New Roman" w:hAnsi="Times New Roman" w:cs="Times New Roman"/>
          <w:bCs/>
          <w:sz w:val="18"/>
          <w:szCs w:val="18"/>
        </w:rPr>
        <w:t>ethod</w:t>
      </w:r>
      <w:r w:rsidR="00134A46" w:rsidRPr="007D1846">
        <w:rPr>
          <w:rFonts w:ascii="Times New Roman" w:hAnsi="Times New Roman" w:cs="Times New Roman" w:hint="eastAsia"/>
          <w:bCs/>
          <w:sz w:val="18"/>
          <w:szCs w:val="18"/>
        </w:rPr>
        <w:t>】</w:t>
      </w:r>
      <w:r w:rsidR="00134A46" w:rsidRPr="007D1846">
        <w:rPr>
          <w:rFonts w:ascii="Times New Roman" w:hAnsi="Times New Roman" w:cs="Times New Roman" w:hint="eastAsia"/>
          <w:bCs/>
          <w:sz w:val="18"/>
          <w:szCs w:val="18"/>
        </w:rPr>
        <w:t>T</w:t>
      </w:r>
      <w:r w:rsidRPr="007D1846">
        <w:rPr>
          <w:rFonts w:ascii="Times New Roman" w:hAnsi="Times New Roman" w:cs="Times New Roman"/>
          <w:bCs/>
          <w:sz w:val="18"/>
          <w:szCs w:val="18"/>
        </w:rPr>
        <w:t>he paper propose</w:t>
      </w:r>
      <w:r w:rsidR="00134A46" w:rsidRPr="007D1846">
        <w:rPr>
          <w:rFonts w:ascii="Times New Roman" w:hAnsi="Times New Roman" w:cs="Times New Roman"/>
          <w:bCs/>
          <w:sz w:val="18"/>
          <w:szCs w:val="18"/>
        </w:rPr>
        <w:t>d</w:t>
      </w:r>
      <w:r w:rsidRPr="007D1846">
        <w:rPr>
          <w:rFonts w:ascii="Times New Roman" w:hAnsi="Times New Roman" w:cs="Times New Roman"/>
          <w:bCs/>
          <w:sz w:val="18"/>
          <w:szCs w:val="18"/>
        </w:rPr>
        <w:t xml:space="preserve"> a classification model of citrus canopy application based on convolutional neural network</w:t>
      </w:r>
      <w:r w:rsidRPr="007D1846">
        <w:rPr>
          <w:rFonts w:ascii="Times New Roman" w:hAnsi="Times New Roman" w:cs="Times New Roman" w:hint="eastAsia"/>
          <w:bCs/>
          <w:sz w:val="18"/>
          <w:szCs w:val="18"/>
        </w:rPr>
        <w:t>—</w:t>
      </w:r>
      <w:r w:rsidRPr="007D1846">
        <w:rPr>
          <w:rFonts w:ascii="Times New Roman" w:hAnsi="Times New Roman" w:cs="Times New Roman"/>
          <w:bCs/>
          <w:sz w:val="18"/>
          <w:szCs w:val="18"/>
        </w:rPr>
        <w:t xml:space="preserve"> </w:t>
      </w:r>
      <w:r w:rsidR="006327E9" w:rsidRPr="007D1846">
        <w:rPr>
          <w:rFonts w:ascii="Times New Roman" w:hAnsi="Times New Roman" w:cs="Times New Roman"/>
          <w:bCs/>
          <w:sz w:val="18"/>
          <w:szCs w:val="18"/>
        </w:rPr>
        <w:t>v</w:t>
      </w:r>
      <w:r w:rsidRPr="007D1846">
        <w:rPr>
          <w:rFonts w:ascii="Times New Roman" w:hAnsi="Times New Roman" w:cs="Times New Roman"/>
          <w:bCs/>
          <w:sz w:val="18"/>
          <w:szCs w:val="18"/>
        </w:rPr>
        <w:t xml:space="preserve">isual </w:t>
      </w:r>
      <w:r w:rsidR="006327E9" w:rsidRPr="007D1846">
        <w:rPr>
          <w:rFonts w:ascii="Times New Roman" w:hAnsi="Times New Roman" w:cs="Times New Roman"/>
          <w:bCs/>
          <w:sz w:val="18"/>
          <w:szCs w:val="18"/>
        </w:rPr>
        <w:t>g</w:t>
      </w:r>
      <w:r w:rsidRPr="007D1846">
        <w:rPr>
          <w:rFonts w:ascii="Times New Roman" w:hAnsi="Times New Roman" w:cs="Times New Roman"/>
          <w:bCs/>
          <w:sz w:val="18"/>
          <w:szCs w:val="18"/>
        </w:rPr>
        <w:t xml:space="preserve">eometry </w:t>
      </w:r>
      <w:r w:rsidR="006327E9" w:rsidRPr="007D1846">
        <w:rPr>
          <w:rFonts w:ascii="Times New Roman" w:hAnsi="Times New Roman" w:cs="Times New Roman"/>
          <w:bCs/>
          <w:sz w:val="18"/>
          <w:szCs w:val="18"/>
        </w:rPr>
        <w:t>g</w:t>
      </w:r>
      <w:r w:rsidRPr="007D1846">
        <w:rPr>
          <w:rFonts w:ascii="Times New Roman" w:hAnsi="Times New Roman" w:cs="Times New Roman"/>
          <w:bCs/>
          <w:sz w:val="18"/>
          <w:szCs w:val="18"/>
        </w:rPr>
        <w:t>roup</w:t>
      </w:r>
      <w:r w:rsidR="006327E9" w:rsidRPr="007D1846">
        <w:rPr>
          <w:rFonts w:ascii="Times New Roman" w:hAnsi="Times New Roman" w:cs="Times New Roman"/>
          <w:bCs/>
          <w:sz w:val="18"/>
          <w:szCs w:val="18"/>
        </w:rPr>
        <w:t xml:space="preserve"> c</w:t>
      </w:r>
      <w:r w:rsidRPr="007D1846">
        <w:rPr>
          <w:rFonts w:ascii="Times New Roman" w:hAnsi="Times New Roman" w:cs="Times New Roman"/>
          <w:bCs/>
          <w:sz w:val="18"/>
          <w:szCs w:val="18"/>
        </w:rPr>
        <w:t>itrus</w:t>
      </w:r>
      <w:r w:rsidR="006327E9" w:rsidRPr="007D1846">
        <w:rPr>
          <w:rFonts w:ascii="Times New Roman" w:hAnsi="Times New Roman" w:cs="Times New Roman"/>
          <w:bCs/>
          <w:sz w:val="18"/>
          <w:szCs w:val="18"/>
        </w:rPr>
        <w:t xml:space="preserve"> </w:t>
      </w:r>
      <w:r w:rsidRPr="007D1846">
        <w:rPr>
          <w:rFonts w:ascii="Times New Roman" w:hAnsi="Times New Roman" w:cs="Times New Roman"/>
          <w:bCs/>
          <w:sz w:val="18"/>
          <w:szCs w:val="18"/>
        </w:rPr>
        <w:t>mod</w:t>
      </w:r>
      <w:r w:rsidR="006327E9" w:rsidRPr="007D1846">
        <w:rPr>
          <w:rFonts w:ascii="Times New Roman" w:hAnsi="Times New Roman" w:cs="Times New Roman"/>
          <w:bCs/>
          <w:sz w:val="18"/>
          <w:szCs w:val="18"/>
        </w:rPr>
        <w:t>el</w:t>
      </w:r>
      <w:r w:rsidR="00F801EE" w:rsidRPr="007D1846">
        <w:rPr>
          <w:rFonts w:ascii="Times New Roman" w:hAnsi="Times New Roman" w:cs="Times New Roman"/>
          <w:bCs/>
          <w:sz w:val="18"/>
          <w:szCs w:val="18"/>
        </w:rPr>
        <w:t xml:space="preserve"> (VGG_C </w:t>
      </w:r>
      <w:r w:rsidR="00F801EE" w:rsidRPr="007D1846">
        <w:rPr>
          <w:rFonts w:ascii="Times New Roman" w:hAnsi="Times New Roman" w:cs="Times New Roman" w:hint="eastAsia"/>
          <w:bCs/>
          <w:sz w:val="18"/>
          <w:szCs w:val="18"/>
        </w:rPr>
        <w:t>model</w:t>
      </w:r>
      <w:r w:rsidR="00F801EE" w:rsidRPr="007D1846">
        <w:rPr>
          <w:rFonts w:ascii="Times New Roman" w:hAnsi="Times New Roman" w:cs="Times New Roman"/>
          <w:bCs/>
          <w:sz w:val="18"/>
          <w:szCs w:val="18"/>
        </w:rPr>
        <w:t>)</w:t>
      </w:r>
      <w:r w:rsidRPr="007D1846">
        <w:rPr>
          <w:rFonts w:ascii="Times New Roman" w:hAnsi="Times New Roman" w:cs="Times New Roman"/>
          <w:bCs/>
          <w:sz w:val="18"/>
          <w:szCs w:val="18"/>
        </w:rPr>
        <w:t xml:space="preserve">. </w:t>
      </w:r>
      <w:r w:rsidR="001E68E9" w:rsidRPr="007D1846">
        <w:rPr>
          <w:rFonts w:ascii="Times New Roman" w:hAnsi="Times New Roman" w:cs="Times New Roman"/>
          <w:bCs/>
          <w:sz w:val="18"/>
          <w:szCs w:val="18"/>
        </w:rPr>
        <w:t>The model is constructed based on the core idea of the VGG model. Through the optimization of the cross-entropy loss function, the iterative process of the probability distribution and the true distribution is accelerated, and the uncertainty measurement calculation is introduced at the output end and the Droupout method is inserted in the downsampling module to reduce the probability of overfitting due to small amount of data.</w:t>
      </w:r>
      <w:r w:rsidR="00FD0542" w:rsidRPr="007D1846">
        <w:rPr>
          <w:rFonts w:ascii="Times New Roman" w:hAnsi="Times New Roman" w:cs="Times New Roman"/>
          <w:bCs/>
          <w:sz w:val="18"/>
          <w:szCs w:val="18"/>
        </w:rPr>
        <w:t xml:space="preserve"> </w:t>
      </w:r>
      <w:r w:rsidR="00134A46" w:rsidRPr="007D1846">
        <w:rPr>
          <w:rFonts w:ascii="Times New Roman" w:hAnsi="Times New Roman" w:cs="Times New Roman" w:hint="eastAsia"/>
          <w:bCs/>
          <w:sz w:val="18"/>
          <w:szCs w:val="18"/>
        </w:rPr>
        <w:t>【</w:t>
      </w:r>
      <w:r w:rsidR="00134A46" w:rsidRPr="007D1846">
        <w:rPr>
          <w:rFonts w:ascii="Times New Roman" w:hAnsi="Times New Roman" w:cs="Times New Roman" w:hint="eastAsia"/>
          <w:bCs/>
          <w:sz w:val="18"/>
          <w:szCs w:val="18"/>
        </w:rPr>
        <w:t>R</w:t>
      </w:r>
      <w:r w:rsidR="00134A46" w:rsidRPr="007D1846">
        <w:rPr>
          <w:rFonts w:ascii="Times New Roman" w:hAnsi="Times New Roman" w:cs="Times New Roman"/>
          <w:bCs/>
          <w:sz w:val="18"/>
          <w:szCs w:val="18"/>
        </w:rPr>
        <w:t>esult</w:t>
      </w:r>
      <w:r w:rsidR="00134A46" w:rsidRPr="007D1846">
        <w:rPr>
          <w:rFonts w:ascii="Times New Roman" w:hAnsi="Times New Roman" w:cs="Times New Roman" w:hint="eastAsia"/>
          <w:bCs/>
          <w:sz w:val="18"/>
          <w:szCs w:val="18"/>
        </w:rPr>
        <w:t>】</w:t>
      </w:r>
      <w:r w:rsidRPr="007D1846">
        <w:rPr>
          <w:rFonts w:ascii="Times New Roman" w:hAnsi="Times New Roman" w:cs="Times New Roman" w:hint="eastAsia"/>
          <w:bCs/>
          <w:sz w:val="18"/>
          <w:szCs w:val="18"/>
        </w:rPr>
        <w:t>According to the experimental results</w:t>
      </w:r>
      <w:r w:rsidRPr="007D1846">
        <w:rPr>
          <w:rFonts w:ascii="Times New Roman" w:hAnsi="Times New Roman" w:cs="Times New Roman" w:hint="eastAsia"/>
          <w:bCs/>
          <w:sz w:val="18"/>
          <w:szCs w:val="18"/>
        </w:rPr>
        <w:t>，</w:t>
      </w:r>
      <w:r w:rsidRPr="007D1846">
        <w:rPr>
          <w:rFonts w:ascii="Times New Roman" w:hAnsi="Times New Roman" w:cs="Times New Roman" w:hint="eastAsia"/>
          <w:bCs/>
          <w:sz w:val="18"/>
          <w:szCs w:val="18"/>
        </w:rPr>
        <w:t>the classification accuracy of the VGG_C model for the training set is 95.3%, and the average prediction accuracy of the validati</w:t>
      </w:r>
      <w:r w:rsidRPr="007D1846">
        <w:rPr>
          <w:rFonts w:ascii="Times New Roman" w:hAnsi="Times New Roman" w:cs="Times New Roman"/>
          <w:bCs/>
          <w:sz w:val="18"/>
          <w:szCs w:val="18"/>
        </w:rPr>
        <w:t>on set is 96.4%</w:t>
      </w:r>
      <w:r w:rsidR="00134A46" w:rsidRPr="007D1846">
        <w:rPr>
          <w:rFonts w:ascii="Times New Roman" w:hAnsi="Times New Roman" w:cs="Times New Roman" w:hint="eastAsia"/>
          <w:bCs/>
          <w:sz w:val="18"/>
          <w:szCs w:val="18"/>
        </w:rPr>
        <w:t>.</w:t>
      </w:r>
      <w:r w:rsidR="00134A46" w:rsidRPr="007D1846">
        <w:rPr>
          <w:rFonts w:ascii="Times New Roman" w:hAnsi="Times New Roman" w:cs="Times New Roman"/>
          <w:bCs/>
          <w:sz w:val="18"/>
          <w:szCs w:val="18"/>
        </w:rPr>
        <w:t xml:space="preserve"> </w:t>
      </w:r>
      <w:r w:rsidR="00134A46" w:rsidRPr="007D1846">
        <w:rPr>
          <w:rFonts w:ascii="Times New Roman" w:hAnsi="Times New Roman" w:cs="Times New Roman" w:hint="eastAsia"/>
          <w:bCs/>
          <w:sz w:val="18"/>
          <w:szCs w:val="18"/>
        </w:rPr>
        <w:t>【</w:t>
      </w:r>
      <w:r w:rsidR="00134A46" w:rsidRPr="007D1846">
        <w:rPr>
          <w:rFonts w:ascii="Times New Roman" w:hAnsi="Times New Roman" w:cs="Times New Roman" w:hint="eastAsia"/>
          <w:bCs/>
          <w:sz w:val="18"/>
          <w:szCs w:val="18"/>
        </w:rPr>
        <w:t>Con</w:t>
      </w:r>
      <w:r w:rsidR="00134A46" w:rsidRPr="007D1846">
        <w:rPr>
          <w:rFonts w:ascii="Times New Roman" w:hAnsi="Times New Roman" w:cs="Times New Roman"/>
          <w:bCs/>
          <w:sz w:val="18"/>
          <w:szCs w:val="18"/>
        </w:rPr>
        <w:t>clusion</w:t>
      </w:r>
      <w:r w:rsidR="00134A46" w:rsidRPr="007D1846">
        <w:rPr>
          <w:rFonts w:ascii="Times New Roman" w:hAnsi="Times New Roman" w:cs="Times New Roman" w:hint="eastAsia"/>
          <w:bCs/>
          <w:sz w:val="18"/>
          <w:szCs w:val="18"/>
        </w:rPr>
        <w:t>】</w:t>
      </w:r>
      <w:r w:rsidR="001E68E9" w:rsidRPr="007D1846">
        <w:rPr>
          <w:rFonts w:ascii="Times New Roman" w:hAnsi="Times New Roman" w:cs="Times New Roman"/>
          <w:bCs/>
          <w:sz w:val="18"/>
          <w:szCs w:val="18"/>
        </w:rPr>
        <w:t>The training and testing accuracy of the VGG_C model on small-scale data sets is better than the traditional Resnet and VGG convolutional neural network models</w:t>
      </w:r>
      <w:r w:rsidR="00F801EE" w:rsidRPr="007D1846">
        <w:rPr>
          <w:rFonts w:ascii="Times New Roman" w:hAnsi="Times New Roman" w:cs="Times New Roman"/>
          <w:bCs/>
          <w:sz w:val="18"/>
          <w:szCs w:val="18"/>
        </w:rPr>
        <w:t>.</w:t>
      </w:r>
      <w:r w:rsidRPr="007D1846">
        <w:rPr>
          <w:rFonts w:ascii="Times New Roman" w:hAnsi="Times New Roman" w:cs="Times New Roman"/>
          <w:bCs/>
          <w:sz w:val="18"/>
          <w:szCs w:val="18"/>
        </w:rPr>
        <w:t xml:space="preserve"> It provides an effective reference for intelligently judging the spraying situation of citrus trees.</w:t>
      </w:r>
    </w:p>
    <w:p w14:paraId="413D6EA1" w14:textId="683E6828" w:rsidR="00CB6901" w:rsidRPr="007D1846" w:rsidRDefault="006911C6" w:rsidP="00B405BA">
      <w:pPr>
        <w:spacing w:line="240" w:lineRule="atLeast"/>
        <w:ind w:leftChars="200" w:left="420" w:rightChars="200" w:right="420"/>
        <w:rPr>
          <w:rFonts w:ascii="Times New Roman" w:hAnsi="Times New Roman" w:cs="Times New Roman"/>
          <w:bCs/>
          <w:sz w:val="18"/>
          <w:szCs w:val="18"/>
        </w:rPr>
      </w:pPr>
      <w:r w:rsidRPr="007D1846">
        <w:rPr>
          <w:rFonts w:ascii="Times New Roman" w:hAnsi="Times New Roman" w:cs="Times New Roman"/>
          <w:b/>
          <w:bCs/>
          <w:sz w:val="18"/>
          <w:szCs w:val="18"/>
        </w:rPr>
        <w:t xml:space="preserve">Keywords: </w:t>
      </w:r>
      <w:r w:rsidRPr="007D1846">
        <w:rPr>
          <w:rFonts w:ascii="Times New Roman" w:hAnsi="Times New Roman" w:cs="Times New Roman" w:hint="eastAsia"/>
          <w:bCs/>
          <w:sz w:val="18"/>
          <w:szCs w:val="18"/>
        </w:rPr>
        <w:t>c</w:t>
      </w:r>
      <w:r w:rsidRPr="007D1846">
        <w:rPr>
          <w:rFonts w:ascii="Times New Roman" w:hAnsi="Times New Roman" w:cs="Times New Roman"/>
          <w:bCs/>
          <w:sz w:val="18"/>
          <w:szCs w:val="18"/>
        </w:rPr>
        <w:t xml:space="preserve">itrus; </w:t>
      </w:r>
      <w:r w:rsidR="006327E9" w:rsidRPr="007D1846">
        <w:rPr>
          <w:rFonts w:ascii="Times New Roman" w:hAnsi="Times New Roman" w:cs="Times New Roman"/>
          <w:bCs/>
          <w:sz w:val="18"/>
          <w:szCs w:val="18"/>
        </w:rPr>
        <w:t xml:space="preserve">spray; </w:t>
      </w:r>
      <w:r w:rsidRPr="007D1846">
        <w:rPr>
          <w:rFonts w:ascii="Times New Roman" w:hAnsi="Times New Roman" w:cs="Times New Roman"/>
          <w:bCs/>
          <w:sz w:val="18"/>
          <w:szCs w:val="18"/>
        </w:rPr>
        <w:t>infrared thermal image; convolutional neural network; c</w:t>
      </w:r>
      <w:r w:rsidRPr="007D1846">
        <w:rPr>
          <w:rFonts w:ascii="Times New Roman" w:hAnsi="Times New Roman" w:cs="Times New Roman" w:hint="eastAsia"/>
          <w:bCs/>
          <w:sz w:val="18"/>
          <w:szCs w:val="18"/>
        </w:rPr>
        <w:t xml:space="preserve">ross </w:t>
      </w:r>
      <w:r w:rsidRPr="007D1846">
        <w:rPr>
          <w:rFonts w:ascii="Times New Roman" w:hAnsi="Times New Roman" w:cs="Times New Roman"/>
          <w:bCs/>
          <w:sz w:val="18"/>
          <w:szCs w:val="18"/>
        </w:rPr>
        <w:t>e</w:t>
      </w:r>
      <w:r w:rsidRPr="007D1846">
        <w:rPr>
          <w:rFonts w:ascii="Times New Roman" w:hAnsi="Times New Roman" w:cs="Times New Roman" w:hint="eastAsia"/>
          <w:bCs/>
          <w:sz w:val="18"/>
          <w:szCs w:val="18"/>
        </w:rPr>
        <w:t xml:space="preserve">ntropy </w:t>
      </w:r>
      <w:r w:rsidRPr="007D1846">
        <w:rPr>
          <w:rFonts w:ascii="Times New Roman" w:hAnsi="Times New Roman" w:cs="Times New Roman"/>
          <w:bCs/>
          <w:sz w:val="18"/>
          <w:szCs w:val="18"/>
        </w:rPr>
        <w:t>e</w:t>
      </w:r>
      <w:r w:rsidRPr="007D1846">
        <w:rPr>
          <w:rFonts w:ascii="Times New Roman" w:hAnsi="Times New Roman" w:cs="Times New Roman" w:hint="eastAsia"/>
          <w:bCs/>
          <w:sz w:val="18"/>
          <w:szCs w:val="18"/>
        </w:rPr>
        <w:t xml:space="preserve">rror </w:t>
      </w:r>
      <w:r w:rsidRPr="007D1846">
        <w:rPr>
          <w:rFonts w:ascii="Times New Roman" w:hAnsi="Times New Roman" w:cs="Times New Roman"/>
          <w:bCs/>
          <w:sz w:val="18"/>
          <w:szCs w:val="18"/>
        </w:rPr>
        <w:t>f</w:t>
      </w:r>
      <w:r w:rsidRPr="007D1846">
        <w:rPr>
          <w:rFonts w:ascii="Times New Roman" w:hAnsi="Times New Roman" w:cs="Times New Roman" w:hint="eastAsia"/>
          <w:bCs/>
          <w:sz w:val="18"/>
          <w:szCs w:val="18"/>
        </w:rPr>
        <w:t>unction</w:t>
      </w:r>
    </w:p>
    <w:p w14:paraId="6CC9EB4E" w14:textId="77777777" w:rsidR="00CB6901" w:rsidRPr="007D1846" w:rsidRDefault="00CB6901">
      <w:pPr>
        <w:adjustRightInd w:val="0"/>
        <w:spacing w:line="360" w:lineRule="auto"/>
        <w:rPr>
          <w:rFonts w:ascii="黑体" w:eastAsia="黑体" w:hAnsi="黑体" w:cs="黑体"/>
          <w:b/>
          <w:bCs/>
          <w:sz w:val="28"/>
          <w:szCs w:val="28"/>
        </w:rPr>
      </w:pPr>
    </w:p>
    <w:p w14:paraId="6D0E8C3A" w14:textId="1ABA24D9" w:rsidR="00CB6901" w:rsidRPr="007D1846" w:rsidRDefault="003275D0" w:rsidP="005B29ED">
      <w:pPr>
        <w:adjustRightInd w:val="0"/>
        <w:spacing w:line="314" w:lineRule="exact"/>
        <w:ind w:firstLineChars="200" w:firstLine="420"/>
        <w:rPr>
          <w:rFonts w:asciiTheme="majorEastAsia" w:eastAsiaTheme="majorEastAsia" w:hAnsiTheme="majorEastAsia"/>
          <w:szCs w:val="21"/>
        </w:rPr>
      </w:pPr>
      <w:r w:rsidRPr="007D1846">
        <w:rPr>
          <w:rFonts w:asciiTheme="majorEastAsia" w:eastAsiaTheme="majorEastAsia" w:hAnsiTheme="majorEastAsia" w:hint="eastAsia"/>
          <w:szCs w:val="21"/>
        </w:rPr>
        <w:t>柑橘种植业在我国经济作物领域中占有重要地位</w:t>
      </w:r>
      <w:r w:rsidR="0045343E" w:rsidRPr="007D1846">
        <w:rPr>
          <w:rFonts w:asciiTheme="majorEastAsia" w:eastAsiaTheme="majorEastAsia" w:hAnsiTheme="majorEastAsia" w:hint="eastAsia"/>
          <w:szCs w:val="21"/>
        </w:rPr>
        <w:t>，</w:t>
      </w:r>
      <w:r w:rsidR="0047086E" w:rsidRPr="007D1846">
        <w:rPr>
          <w:rFonts w:asciiTheme="majorEastAsia" w:eastAsiaTheme="majorEastAsia" w:hAnsiTheme="majorEastAsia" w:hint="eastAsia"/>
          <w:szCs w:val="21"/>
        </w:rPr>
        <w:t>随着</w:t>
      </w:r>
      <w:r w:rsidR="006911C6" w:rsidRPr="007D1846">
        <w:rPr>
          <w:rFonts w:asciiTheme="majorEastAsia" w:eastAsiaTheme="majorEastAsia" w:hAnsiTheme="majorEastAsia" w:hint="eastAsia"/>
          <w:szCs w:val="21"/>
        </w:rPr>
        <w:t>我国柑橘产业</w:t>
      </w:r>
      <w:r w:rsidR="0047086E" w:rsidRPr="007D1846">
        <w:rPr>
          <w:rFonts w:asciiTheme="majorEastAsia" w:eastAsiaTheme="majorEastAsia" w:hAnsiTheme="majorEastAsia" w:hint="eastAsia"/>
          <w:szCs w:val="21"/>
        </w:rPr>
        <w:t>的快速</w:t>
      </w:r>
      <w:r w:rsidR="006911C6" w:rsidRPr="007D1846">
        <w:rPr>
          <w:rFonts w:asciiTheme="majorEastAsia" w:eastAsiaTheme="majorEastAsia" w:hAnsiTheme="majorEastAsia" w:hint="eastAsia"/>
          <w:szCs w:val="21"/>
        </w:rPr>
        <w:t>发展，</w:t>
      </w:r>
      <w:r w:rsidR="0047086E" w:rsidRPr="007D1846">
        <w:rPr>
          <w:rFonts w:asciiTheme="majorEastAsia" w:eastAsiaTheme="majorEastAsia" w:hAnsiTheme="majorEastAsia" w:hint="eastAsia"/>
          <w:szCs w:val="21"/>
        </w:rPr>
        <w:t>柑橘</w:t>
      </w:r>
      <w:r w:rsidR="006911C6" w:rsidRPr="007D1846">
        <w:rPr>
          <w:rFonts w:asciiTheme="majorEastAsia" w:eastAsiaTheme="majorEastAsia" w:hAnsiTheme="majorEastAsia" w:hint="eastAsia"/>
          <w:szCs w:val="21"/>
        </w:rPr>
        <w:t>产量和种植面积不断增加</w:t>
      </w:r>
      <w:r w:rsidR="006911C6" w:rsidRPr="007D1846">
        <w:rPr>
          <w:rFonts w:asciiTheme="majorEastAsia" w:eastAsiaTheme="majorEastAsia" w:hAnsiTheme="majorEastAsia" w:hint="eastAsia"/>
          <w:szCs w:val="21"/>
          <w:highlight w:val="yellow"/>
          <w:vertAlign w:val="superscript"/>
        </w:rPr>
        <w:t>[1]</w:t>
      </w:r>
      <w:r w:rsidR="006911C6" w:rsidRPr="007D1846">
        <w:rPr>
          <w:rFonts w:asciiTheme="majorEastAsia" w:eastAsiaTheme="majorEastAsia" w:hAnsiTheme="majorEastAsia" w:hint="eastAsia"/>
          <w:szCs w:val="21"/>
        </w:rPr>
        <w:t>。目前我国的柑橘生产作业以人工为主，对于果树的农药喷施效果，大多仍由果农根据以往经验进行辨别，缺乏科学准确的判断依据</w:t>
      </w:r>
      <w:r w:rsidR="003E074A" w:rsidRPr="007D1846">
        <w:rPr>
          <w:rFonts w:asciiTheme="majorEastAsia" w:eastAsiaTheme="majorEastAsia" w:hAnsiTheme="majorEastAsia" w:hint="eastAsia"/>
          <w:szCs w:val="21"/>
          <w:highlight w:val="yellow"/>
          <w:vertAlign w:val="superscript"/>
        </w:rPr>
        <w:t>[</w:t>
      </w:r>
      <w:r w:rsidR="003E074A" w:rsidRPr="007D1846">
        <w:rPr>
          <w:rFonts w:asciiTheme="majorEastAsia" w:eastAsiaTheme="majorEastAsia" w:hAnsiTheme="majorEastAsia"/>
          <w:szCs w:val="21"/>
          <w:highlight w:val="yellow"/>
          <w:vertAlign w:val="superscript"/>
        </w:rPr>
        <w:t>2-</w:t>
      </w:r>
      <w:r w:rsidR="007D1846" w:rsidRPr="007D1846">
        <w:rPr>
          <w:rFonts w:asciiTheme="majorEastAsia" w:eastAsiaTheme="majorEastAsia" w:hAnsiTheme="majorEastAsia"/>
          <w:szCs w:val="21"/>
          <w:highlight w:val="yellow"/>
          <w:vertAlign w:val="superscript"/>
        </w:rPr>
        <w:t>4</w:t>
      </w:r>
      <w:r w:rsidR="003E074A" w:rsidRPr="007D1846">
        <w:rPr>
          <w:rFonts w:asciiTheme="majorEastAsia" w:eastAsiaTheme="majorEastAsia" w:hAnsiTheme="majorEastAsia"/>
          <w:szCs w:val="21"/>
          <w:highlight w:val="yellow"/>
          <w:vertAlign w:val="superscript"/>
        </w:rPr>
        <w:t>]</w:t>
      </w:r>
      <w:r w:rsidR="006911C6" w:rsidRPr="007D1846">
        <w:rPr>
          <w:rFonts w:asciiTheme="majorEastAsia" w:eastAsiaTheme="majorEastAsia" w:hAnsiTheme="majorEastAsia" w:hint="eastAsia"/>
          <w:szCs w:val="21"/>
        </w:rPr>
        <w:t>。</w:t>
      </w:r>
      <w:r w:rsidR="00547AAB" w:rsidRPr="007D1846">
        <w:rPr>
          <w:rFonts w:asciiTheme="majorEastAsia" w:eastAsiaTheme="majorEastAsia" w:hAnsiTheme="majorEastAsia" w:hint="eastAsia"/>
          <w:szCs w:val="21"/>
        </w:rPr>
        <w:t>另外，</w:t>
      </w:r>
      <w:r w:rsidR="008379AC" w:rsidRPr="007D1846">
        <w:rPr>
          <w:rFonts w:asciiTheme="majorEastAsia" w:eastAsiaTheme="majorEastAsia" w:hAnsiTheme="majorEastAsia" w:hint="eastAsia"/>
          <w:szCs w:val="21"/>
        </w:rPr>
        <w:t>受限于柑橘果园环境影响因素</w:t>
      </w:r>
      <w:r w:rsidR="00376193" w:rsidRPr="007D1846">
        <w:rPr>
          <w:rFonts w:asciiTheme="majorEastAsia" w:eastAsiaTheme="majorEastAsia" w:hAnsiTheme="majorEastAsia" w:hint="eastAsia"/>
          <w:szCs w:val="21"/>
        </w:rPr>
        <w:t>复杂</w:t>
      </w:r>
      <w:r w:rsidR="008379AC" w:rsidRPr="007D1846">
        <w:rPr>
          <w:rFonts w:asciiTheme="majorEastAsia" w:eastAsiaTheme="majorEastAsia" w:hAnsiTheme="majorEastAsia" w:hint="eastAsia"/>
          <w:szCs w:val="21"/>
        </w:rPr>
        <w:t>和数据采集传输设备</w:t>
      </w:r>
      <w:r w:rsidR="00376193" w:rsidRPr="007D1846">
        <w:rPr>
          <w:rFonts w:asciiTheme="majorEastAsia" w:eastAsiaTheme="majorEastAsia" w:hAnsiTheme="majorEastAsia" w:hint="eastAsia"/>
          <w:szCs w:val="21"/>
        </w:rPr>
        <w:t>老化</w:t>
      </w:r>
      <w:r w:rsidR="008379AC" w:rsidRPr="007D1846">
        <w:rPr>
          <w:rFonts w:asciiTheme="majorEastAsia" w:eastAsiaTheme="majorEastAsia" w:hAnsiTheme="majorEastAsia" w:hint="eastAsia"/>
          <w:szCs w:val="21"/>
        </w:rPr>
        <w:t>，在柑橘喷药程度的智能化研究过程中，</w:t>
      </w:r>
      <w:r w:rsidR="00376193" w:rsidRPr="007D1846">
        <w:rPr>
          <w:rFonts w:asciiTheme="majorEastAsia" w:eastAsiaTheme="majorEastAsia" w:hAnsiTheme="majorEastAsia" w:hint="eastAsia"/>
          <w:szCs w:val="21"/>
        </w:rPr>
        <w:t>数据量较少导致模型发生过拟合的可能性较大。针对上述问题</w:t>
      </w:r>
      <w:r w:rsidR="006911C6" w:rsidRPr="007D1846">
        <w:rPr>
          <w:rFonts w:asciiTheme="majorEastAsia" w:eastAsiaTheme="majorEastAsia" w:hAnsiTheme="majorEastAsia" w:hint="eastAsia"/>
          <w:szCs w:val="21"/>
        </w:rPr>
        <w:t>，结合人工智能与热红外成像技术，提出一种</w:t>
      </w:r>
      <w:r w:rsidR="00376193" w:rsidRPr="007D1846">
        <w:rPr>
          <w:rFonts w:asciiTheme="majorEastAsia" w:eastAsiaTheme="majorEastAsia" w:hAnsiTheme="majorEastAsia" w:hint="eastAsia"/>
          <w:szCs w:val="21"/>
        </w:rPr>
        <w:t>基于小规模数据集的</w:t>
      </w:r>
      <w:r w:rsidR="006911C6" w:rsidRPr="007D1846">
        <w:rPr>
          <w:rFonts w:asciiTheme="majorEastAsia" w:eastAsiaTheme="majorEastAsia" w:hAnsiTheme="majorEastAsia" w:hint="eastAsia"/>
          <w:szCs w:val="21"/>
        </w:rPr>
        <w:t>快速无损的柑橘树冠层施药情况分类方法，具有一定的实际意义。</w:t>
      </w:r>
    </w:p>
    <w:p w14:paraId="62266F86" w14:textId="33E981F8" w:rsidR="00CB6901" w:rsidRPr="007D1846" w:rsidRDefault="006911C6" w:rsidP="005B29ED">
      <w:pPr>
        <w:adjustRightInd w:val="0"/>
        <w:spacing w:line="314" w:lineRule="exact"/>
        <w:ind w:firstLineChars="200" w:firstLine="420"/>
        <w:rPr>
          <w:rFonts w:asciiTheme="majorEastAsia" w:eastAsiaTheme="majorEastAsia" w:hAnsiTheme="majorEastAsia"/>
          <w:szCs w:val="21"/>
        </w:rPr>
      </w:pPr>
      <w:r w:rsidRPr="007D1846">
        <w:rPr>
          <w:rFonts w:asciiTheme="majorEastAsia" w:eastAsiaTheme="majorEastAsia" w:hAnsiTheme="majorEastAsia" w:hint="eastAsia"/>
          <w:szCs w:val="21"/>
        </w:rPr>
        <w:t>现阶段，针对果树的施药研究主要集中在施药前的检测与施药中的操作。姜红花等</w:t>
      </w:r>
      <w:r w:rsidRPr="007D1846">
        <w:rPr>
          <w:rFonts w:asciiTheme="majorEastAsia" w:eastAsiaTheme="majorEastAsia" w:hAnsiTheme="majorEastAsia" w:hint="eastAsia"/>
          <w:szCs w:val="21"/>
          <w:highlight w:val="yellow"/>
          <w:vertAlign w:val="superscript"/>
        </w:rPr>
        <w:t>[</w:t>
      </w:r>
      <w:r w:rsidR="007D1846" w:rsidRPr="007D1846">
        <w:rPr>
          <w:rFonts w:asciiTheme="majorEastAsia" w:eastAsiaTheme="majorEastAsia" w:hAnsiTheme="majorEastAsia"/>
          <w:szCs w:val="21"/>
          <w:highlight w:val="yellow"/>
          <w:vertAlign w:val="superscript"/>
        </w:rPr>
        <w:t>5</w:t>
      </w:r>
      <w:r w:rsidRPr="007D1846">
        <w:rPr>
          <w:rFonts w:asciiTheme="majorEastAsia" w:eastAsiaTheme="majorEastAsia" w:hAnsiTheme="majorEastAsia" w:hint="eastAsia"/>
          <w:szCs w:val="21"/>
          <w:highlight w:val="yellow"/>
          <w:vertAlign w:val="superscript"/>
        </w:rPr>
        <w:t>]</w:t>
      </w:r>
      <w:r w:rsidRPr="007D1846">
        <w:rPr>
          <w:rFonts w:asciiTheme="majorEastAsia" w:eastAsiaTheme="majorEastAsia" w:hAnsiTheme="majorEastAsia" w:hint="eastAsia"/>
          <w:szCs w:val="21"/>
        </w:rPr>
        <w:t>提出的杂草智能检测方法，使用</w:t>
      </w:r>
      <w:r w:rsidRPr="007D1846">
        <w:rPr>
          <w:rFonts w:ascii="Times New Roman" w:eastAsiaTheme="majorEastAsia" w:hAnsi="Times New Roman" w:cs="Times New Roman"/>
          <w:szCs w:val="21"/>
        </w:rPr>
        <w:t>Resnet-101</w:t>
      </w:r>
      <w:r w:rsidRPr="007D1846">
        <w:rPr>
          <w:rFonts w:asciiTheme="majorEastAsia" w:eastAsiaTheme="majorEastAsia" w:hAnsiTheme="majorEastAsia" w:hint="eastAsia"/>
          <w:szCs w:val="21"/>
        </w:rPr>
        <w:t>网络提取特征，进行杂草和背景的二分类，实现了实时精准控制农药变量喷撒的要求；何志谦等</w:t>
      </w:r>
      <w:r w:rsidRPr="007D1846">
        <w:rPr>
          <w:rFonts w:asciiTheme="majorEastAsia" w:eastAsiaTheme="majorEastAsia" w:hAnsiTheme="majorEastAsia" w:hint="eastAsia"/>
          <w:szCs w:val="21"/>
          <w:highlight w:val="yellow"/>
          <w:vertAlign w:val="superscript"/>
        </w:rPr>
        <w:t>[</w:t>
      </w:r>
      <w:r w:rsidR="007D1846" w:rsidRPr="007D1846">
        <w:rPr>
          <w:rFonts w:asciiTheme="majorEastAsia" w:eastAsiaTheme="majorEastAsia" w:hAnsiTheme="majorEastAsia"/>
          <w:szCs w:val="21"/>
          <w:highlight w:val="yellow"/>
          <w:vertAlign w:val="superscript"/>
        </w:rPr>
        <w:t>6</w:t>
      </w:r>
      <w:r w:rsidRPr="007D1846">
        <w:rPr>
          <w:rFonts w:asciiTheme="majorEastAsia" w:eastAsiaTheme="majorEastAsia" w:hAnsiTheme="majorEastAsia" w:hint="eastAsia"/>
          <w:szCs w:val="21"/>
          <w:highlight w:val="yellow"/>
          <w:vertAlign w:val="superscript"/>
        </w:rPr>
        <w:t>]</w:t>
      </w:r>
      <w:r w:rsidRPr="007D1846">
        <w:rPr>
          <w:rFonts w:asciiTheme="majorEastAsia" w:eastAsiaTheme="majorEastAsia" w:hAnsiTheme="majorEastAsia" w:hint="eastAsia"/>
          <w:szCs w:val="21"/>
        </w:rPr>
        <w:t>基于</w:t>
      </w:r>
      <w:r w:rsidRPr="007D1846">
        <w:rPr>
          <w:rFonts w:ascii="Times New Roman" w:eastAsiaTheme="majorEastAsia" w:hAnsi="Times New Roman" w:cs="Times New Roman"/>
          <w:szCs w:val="21"/>
        </w:rPr>
        <w:t>STM32</w:t>
      </w:r>
      <w:r w:rsidRPr="007D1846">
        <w:rPr>
          <w:rFonts w:asciiTheme="majorEastAsia" w:eastAsiaTheme="majorEastAsia" w:hAnsiTheme="majorEastAsia" w:hint="eastAsia"/>
          <w:szCs w:val="21"/>
        </w:rPr>
        <w:t>设计的一款智能农业喷药机器人，通过多层系统包括主电路系统、飞控系统和喷药系统的设计，实现了农药定量与变量喷撒，达到了精细化农业的要求；李乐等</w:t>
      </w:r>
      <w:r w:rsidRPr="007D1846">
        <w:rPr>
          <w:rFonts w:asciiTheme="majorEastAsia" w:eastAsiaTheme="majorEastAsia" w:hAnsiTheme="majorEastAsia" w:hint="eastAsia"/>
          <w:szCs w:val="21"/>
          <w:highlight w:val="yellow"/>
          <w:vertAlign w:val="superscript"/>
        </w:rPr>
        <w:t>[</w:t>
      </w:r>
      <w:r w:rsidR="007D1846" w:rsidRPr="007D1846">
        <w:rPr>
          <w:rFonts w:asciiTheme="majorEastAsia" w:eastAsiaTheme="majorEastAsia" w:hAnsiTheme="majorEastAsia"/>
          <w:szCs w:val="21"/>
          <w:highlight w:val="yellow"/>
          <w:vertAlign w:val="superscript"/>
        </w:rPr>
        <w:t>7</w:t>
      </w:r>
      <w:r w:rsidRPr="007D1846">
        <w:rPr>
          <w:rFonts w:asciiTheme="majorEastAsia" w:eastAsiaTheme="majorEastAsia" w:hAnsiTheme="majorEastAsia" w:hint="eastAsia"/>
          <w:szCs w:val="21"/>
          <w:highlight w:val="yellow"/>
          <w:vertAlign w:val="superscript"/>
        </w:rPr>
        <w:t>]</w:t>
      </w:r>
      <w:r w:rsidRPr="007D1846">
        <w:rPr>
          <w:rFonts w:asciiTheme="majorEastAsia" w:eastAsiaTheme="majorEastAsia" w:hAnsiTheme="majorEastAsia" w:hint="eastAsia"/>
          <w:szCs w:val="21"/>
        </w:rPr>
        <w:t>设计的农业智能机器人，通过机器人采集作业信息，进行大数据分析，实现精准喷药，大幅度提高智能化水平</w:t>
      </w:r>
      <w:r w:rsidR="003E074A" w:rsidRPr="007D1846">
        <w:rPr>
          <w:rFonts w:asciiTheme="majorEastAsia" w:eastAsiaTheme="majorEastAsia" w:hAnsiTheme="majorEastAsia" w:hint="eastAsia"/>
          <w:szCs w:val="21"/>
          <w:highlight w:val="yellow"/>
          <w:vertAlign w:val="superscript"/>
        </w:rPr>
        <w:t>[</w:t>
      </w:r>
      <w:r w:rsidR="007D1846" w:rsidRPr="007D1846">
        <w:rPr>
          <w:rFonts w:asciiTheme="majorEastAsia" w:eastAsiaTheme="majorEastAsia" w:hAnsiTheme="majorEastAsia"/>
          <w:szCs w:val="21"/>
          <w:highlight w:val="yellow"/>
          <w:vertAlign w:val="superscript"/>
        </w:rPr>
        <w:t>8</w:t>
      </w:r>
      <w:r w:rsidR="003E074A" w:rsidRPr="007D1846">
        <w:rPr>
          <w:rFonts w:asciiTheme="majorEastAsia" w:eastAsiaTheme="majorEastAsia" w:hAnsiTheme="majorEastAsia"/>
          <w:szCs w:val="21"/>
          <w:highlight w:val="yellow"/>
          <w:vertAlign w:val="superscript"/>
        </w:rPr>
        <w:t>]</w:t>
      </w:r>
      <w:r w:rsidRPr="007D1846">
        <w:rPr>
          <w:rFonts w:asciiTheme="majorEastAsia" w:eastAsiaTheme="majorEastAsia" w:hAnsiTheme="majorEastAsia" w:hint="eastAsia"/>
          <w:szCs w:val="21"/>
        </w:rPr>
        <w:t>。而对于果树施药后，进行快速无损检测</w:t>
      </w:r>
      <w:r w:rsidR="004643D9" w:rsidRPr="007D1846">
        <w:rPr>
          <w:rFonts w:asciiTheme="majorEastAsia" w:eastAsiaTheme="majorEastAsia" w:hAnsiTheme="majorEastAsia" w:hint="eastAsia"/>
          <w:szCs w:val="21"/>
        </w:rPr>
        <w:t>柑橘冠层</w:t>
      </w:r>
      <w:r w:rsidRPr="007D1846">
        <w:rPr>
          <w:rFonts w:asciiTheme="majorEastAsia" w:eastAsiaTheme="majorEastAsia" w:hAnsiTheme="majorEastAsia" w:hint="eastAsia"/>
          <w:szCs w:val="21"/>
        </w:rPr>
        <w:t>施药情况，精准掌握施药效果的研究</w:t>
      </w:r>
      <w:r w:rsidR="004643D9" w:rsidRPr="007D1846">
        <w:rPr>
          <w:rFonts w:asciiTheme="majorEastAsia" w:eastAsiaTheme="majorEastAsia" w:hAnsiTheme="majorEastAsia" w:hint="eastAsia"/>
          <w:szCs w:val="21"/>
        </w:rPr>
        <w:t>较少</w:t>
      </w:r>
      <w:r w:rsidRPr="007D1846">
        <w:rPr>
          <w:rFonts w:asciiTheme="majorEastAsia" w:eastAsiaTheme="majorEastAsia" w:hAnsiTheme="majorEastAsia" w:hint="eastAsia"/>
          <w:szCs w:val="21"/>
        </w:rPr>
        <w:t>。</w:t>
      </w:r>
    </w:p>
    <w:p w14:paraId="77915B97" w14:textId="45B41DA9" w:rsidR="00CB6901" w:rsidRPr="007D1846" w:rsidRDefault="004643D9" w:rsidP="005B29ED">
      <w:pPr>
        <w:adjustRightInd w:val="0"/>
        <w:spacing w:line="314" w:lineRule="exact"/>
        <w:ind w:firstLineChars="200" w:firstLine="420"/>
        <w:rPr>
          <w:rFonts w:asciiTheme="majorEastAsia" w:eastAsiaTheme="majorEastAsia" w:hAnsiTheme="majorEastAsia"/>
          <w:szCs w:val="21"/>
        </w:rPr>
      </w:pPr>
      <w:r w:rsidRPr="007D1846">
        <w:rPr>
          <w:rFonts w:asciiTheme="majorEastAsia" w:eastAsiaTheme="majorEastAsia" w:hAnsiTheme="majorEastAsia" w:hint="eastAsia"/>
          <w:szCs w:val="21"/>
        </w:rPr>
        <w:t>本</w:t>
      </w:r>
      <w:r w:rsidRPr="003568DD">
        <w:rPr>
          <w:rFonts w:ascii="Times New Roman" w:eastAsiaTheme="majorEastAsia" w:hAnsi="Times New Roman" w:hint="eastAsia"/>
          <w:szCs w:val="21"/>
        </w:rPr>
        <w:t>研究</w:t>
      </w:r>
      <w:r w:rsidR="006911C6" w:rsidRPr="003568DD">
        <w:rPr>
          <w:rFonts w:ascii="Times New Roman" w:eastAsiaTheme="majorEastAsia" w:hAnsi="Times New Roman" w:hint="eastAsia"/>
          <w:szCs w:val="21"/>
        </w:rPr>
        <w:t>利用热红外成像技术可识别地物热状况信息的特点，以</w:t>
      </w:r>
      <w:r w:rsidR="006911C6" w:rsidRPr="003568DD">
        <w:rPr>
          <w:rFonts w:ascii="Times New Roman" w:eastAsiaTheme="majorEastAsia" w:hAnsi="Times New Roman" w:cs="Times New Roman"/>
          <w:szCs w:val="21"/>
        </w:rPr>
        <w:t>VGG</w:t>
      </w:r>
      <w:r w:rsidR="006911C6" w:rsidRPr="003568DD">
        <w:rPr>
          <w:rFonts w:ascii="Times New Roman" w:eastAsiaTheme="majorEastAsia" w:hAnsi="Times New Roman" w:cs="Times New Roman" w:hint="eastAsia"/>
          <w:szCs w:val="21"/>
        </w:rPr>
        <w:t>模型为</w:t>
      </w:r>
      <w:r w:rsidR="006911C6" w:rsidRPr="003568DD">
        <w:rPr>
          <w:rFonts w:ascii="Times New Roman" w:eastAsiaTheme="majorEastAsia" w:hAnsi="Times New Roman" w:hint="eastAsia"/>
          <w:szCs w:val="21"/>
        </w:rPr>
        <w:t>核心</w:t>
      </w:r>
      <w:r w:rsidR="006911C6" w:rsidRPr="003568DD">
        <w:rPr>
          <w:rFonts w:ascii="Times New Roman" w:eastAsiaTheme="majorEastAsia" w:hAnsi="Times New Roman" w:cs="Times New Roman" w:hint="eastAsia"/>
          <w:szCs w:val="21"/>
        </w:rPr>
        <w:t>设计</w:t>
      </w:r>
      <w:r w:rsidR="006911C6" w:rsidRPr="003568DD">
        <w:rPr>
          <w:rFonts w:ascii="Times New Roman" w:eastAsiaTheme="majorEastAsia" w:hAnsi="Times New Roman" w:hint="eastAsia"/>
          <w:szCs w:val="21"/>
        </w:rPr>
        <w:t>思想，采用</w:t>
      </w:r>
      <w:r w:rsidR="006911C6" w:rsidRPr="003568DD">
        <w:rPr>
          <w:rFonts w:ascii="Times New Roman" w:eastAsiaTheme="majorEastAsia" w:hAnsi="Times New Roman" w:cs="Times New Roman"/>
          <w:szCs w:val="21"/>
        </w:rPr>
        <w:t>3×3</w:t>
      </w:r>
      <w:r w:rsidR="006911C6" w:rsidRPr="003568DD">
        <w:rPr>
          <w:rFonts w:ascii="Times New Roman" w:eastAsiaTheme="majorEastAsia" w:hAnsi="Times New Roman" w:hint="eastAsia"/>
          <w:szCs w:val="21"/>
        </w:rPr>
        <w:t>卷积核参数卷积层与</w:t>
      </w:r>
      <w:r w:rsidR="00376193" w:rsidRPr="003568DD">
        <w:rPr>
          <w:rFonts w:ascii="Times New Roman" w:eastAsiaTheme="majorEastAsia" w:hAnsi="Times New Roman" w:cs="Times New Roman"/>
          <w:szCs w:val="21"/>
        </w:rPr>
        <w:t>1</w:t>
      </w:r>
      <w:r w:rsidR="006911C6" w:rsidRPr="003568DD">
        <w:rPr>
          <w:rFonts w:ascii="Times New Roman" w:eastAsiaTheme="majorEastAsia" w:hAnsi="Times New Roman" w:cs="Times New Roman"/>
          <w:szCs w:val="21"/>
        </w:rPr>
        <w:t>×</w:t>
      </w:r>
      <w:r w:rsidR="00376193" w:rsidRPr="003568DD">
        <w:rPr>
          <w:rFonts w:ascii="Times New Roman" w:eastAsiaTheme="majorEastAsia" w:hAnsi="Times New Roman" w:cs="Times New Roman"/>
          <w:szCs w:val="21"/>
        </w:rPr>
        <w:t>1</w:t>
      </w:r>
      <w:r w:rsidR="006911C6" w:rsidRPr="003568DD">
        <w:rPr>
          <w:rFonts w:ascii="Times New Roman" w:eastAsiaTheme="majorEastAsia" w:hAnsi="Times New Roman" w:hint="eastAsia"/>
          <w:szCs w:val="21"/>
        </w:rPr>
        <w:t>池化核参数池化层叠加的方法，构造</w:t>
      </w:r>
      <w:r w:rsidR="006911C6" w:rsidRPr="003568DD">
        <w:rPr>
          <w:rFonts w:ascii="Times New Roman" w:eastAsiaTheme="majorEastAsia" w:hAnsi="Times New Roman" w:cs="Times New Roman"/>
          <w:szCs w:val="21"/>
        </w:rPr>
        <w:t>VGG_C</w:t>
      </w:r>
      <w:r w:rsidR="006911C6" w:rsidRPr="003568DD">
        <w:rPr>
          <w:rFonts w:ascii="Times New Roman" w:eastAsiaTheme="majorEastAsia" w:hAnsi="Times New Roman" w:hint="eastAsia"/>
          <w:szCs w:val="21"/>
        </w:rPr>
        <w:t>模型，</w:t>
      </w:r>
      <w:r w:rsidR="003568DD">
        <w:rPr>
          <w:rFonts w:ascii="Times New Roman" w:eastAsiaTheme="majorEastAsia" w:hAnsi="Times New Roman" w:hint="eastAsia"/>
          <w:szCs w:val="21"/>
          <w:highlight w:val="yellow"/>
        </w:rPr>
        <w:t>相</w:t>
      </w:r>
      <w:r w:rsidR="00481776" w:rsidRPr="003568DD">
        <w:rPr>
          <w:rFonts w:ascii="Times New Roman" w:eastAsiaTheme="majorEastAsia" w:hAnsi="Times New Roman" w:hint="eastAsia"/>
          <w:szCs w:val="21"/>
          <w:highlight w:val="yellow"/>
        </w:rPr>
        <w:t>较</w:t>
      </w:r>
      <w:r w:rsidR="00481776" w:rsidRPr="003568DD">
        <w:rPr>
          <w:rFonts w:ascii="Times New Roman" w:eastAsiaTheme="majorEastAsia" w:hAnsi="Times New Roman"/>
          <w:szCs w:val="21"/>
          <w:highlight w:val="yellow"/>
        </w:rPr>
        <w:t>Resnet</w:t>
      </w:r>
      <w:r w:rsidR="00481776" w:rsidRPr="003568DD">
        <w:rPr>
          <w:rFonts w:ascii="Times New Roman" w:eastAsiaTheme="majorEastAsia" w:hAnsi="Times New Roman"/>
          <w:szCs w:val="21"/>
          <w:highlight w:val="yellow"/>
        </w:rPr>
        <w:t>模型和</w:t>
      </w:r>
      <w:r w:rsidR="00481776" w:rsidRPr="003568DD">
        <w:rPr>
          <w:rFonts w:ascii="Times New Roman" w:eastAsiaTheme="majorEastAsia" w:hAnsi="Times New Roman"/>
          <w:szCs w:val="21"/>
          <w:highlight w:val="yellow"/>
        </w:rPr>
        <w:t>VGG</w:t>
      </w:r>
      <w:r w:rsidR="00481776" w:rsidRPr="003568DD">
        <w:rPr>
          <w:rFonts w:ascii="Times New Roman" w:eastAsiaTheme="majorEastAsia" w:hAnsi="Times New Roman"/>
          <w:szCs w:val="21"/>
          <w:highlight w:val="yellow"/>
        </w:rPr>
        <w:t>模型</w:t>
      </w:r>
      <w:r w:rsidR="00481776" w:rsidRPr="003568DD">
        <w:rPr>
          <w:rFonts w:ascii="Times New Roman" w:eastAsiaTheme="majorEastAsia" w:hAnsi="Times New Roman" w:hint="eastAsia"/>
          <w:szCs w:val="21"/>
          <w:highlight w:val="yellow"/>
        </w:rPr>
        <w:t>，</w:t>
      </w:r>
      <w:r w:rsidR="003568DD" w:rsidRPr="003568DD">
        <w:rPr>
          <w:rFonts w:ascii="Times New Roman" w:eastAsiaTheme="majorEastAsia" w:hAnsi="Times New Roman"/>
          <w:szCs w:val="21"/>
          <w:highlight w:val="yellow"/>
        </w:rPr>
        <w:t>VGG_C</w:t>
      </w:r>
      <w:r w:rsidR="003568DD">
        <w:rPr>
          <w:rFonts w:ascii="Times New Roman" w:eastAsiaTheme="majorEastAsia" w:hAnsi="Times New Roman"/>
          <w:szCs w:val="21"/>
          <w:highlight w:val="yellow"/>
        </w:rPr>
        <w:t>模型</w:t>
      </w:r>
      <w:r w:rsidR="00481776" w:rsidRPr="003568DD">
        <w:rPr>
          <w:rFonts w:ascii="Times New Roman" w:eastAsiaTheme="majorEastAsia" w:hAnsi="Times New Roman" w:hint="eastAsia"/>
          <w:szCs w:val="21"/>
          <w:highlight w:val="yellow"/>
        </w:rPr>
        <w:t>针对农业中现有数据集较小的特点</w:t>
      </w:r>
      <w:r w:rsidR="00BA4454" w:rsidRPr="003568DD">
        <w:rPr>
          <w:rFonts w:ascii="Times New Roman" w:eastAsiaTheme="majorEastAsia" w:hAnsi="Times New Roman" w:hint="eastAsia"/>
          <w:szCs w:val="21"/>
          <w:highlight w:val="yellow"/>
        </w:rPr>
        <w:t>进行</w:t>
      </w:r>
      <w:r w:rsidR="00481776" w:rsidRPr="003568DD">
        <w:rPr>
          <w:rFonts w:ascii="Times New Roman" w:eastAsiaTheme="majorEastAsia" w:hAnsi="Times New Roman" w:hint="eastAsia"/>
          <w:szCs w:val="21"/>
          <w:highlight w:val="yellow"/>
        </w:rPr>
        <w:t>优化</w:t>
      </w:r>
      <w:r w:rsidR="00481776" w:rsidRPr="003568DD">
        <w:rPr>
          <w:rFonts w:ascii="Times New Roman" w:hAnsi="Times New Roman" w:hint="eastAsia"/>
          <w:szCs w:val="21"/>
        </w:rPr>
        <w:t>，</w:t>
      </w:r>
      <w:r w:rsidR="006911C6" w:rsidRPr="003568DD">
        <w:rPr>
          <w:rFonts w:ascii="Times New Roman" w:eastAsiaTheme="majorEastAsia" w:hAnsi="Times New Roman" w:hint="eastAsia"/>
          <w:szCs w:val="21"/>
        </w:rPr>
        <w:t>通过</w:t>
      </w:r>
      <w:r w:rsidR="00697C82" w:rsidRPr="003568DD">
        <w:rPr>
          <w:rFonts w:ascii="Times New Roman" w:eastAsiaTheme="majorEastAsia" w:hAnsi="Times New Roman" w:hint="eastAsia"/>
          <w:szCs w:val="21"/>
        </w:rPr>
        <w:t>多层卷积操作</w:t>
      </w:r>
      <w:r w:rsidR="006911C6" w:rsidRPr="003568DD">
        <w:rPr>
          <w:rFonts w:ascii="Times New Roman" w:eastAsiaTheme="majorEastAsia" w:hAnsi="Times New Roman" w:hint="eastAsia"/>
          <w:szCs w:val="21"/>
        </w:rPr>
        <w:t>对柑橘树冠层热红外图像进行特征提取，</w:t>
      </w:r>
      <w:r w:rsidR="00697C82" w:rsidRPr="003568DD">
        <w:rPr>
          <w:rFonts w:ascii="Times New Roman" w:eastAsiaTheme="majorEastAsia" w:hAnsi="Times New Roman" w:hint="eastAsia"/>
          <w:szCs w:val="21"/>
        </w:rPr>
        <w:t>并</w:t>
      </w:r>
      <w:bookmarkStart w:id="2" w:name="_Hlk61253706"/>
      <w:r w:rsidR="00697C82" w:rsidRPr="003568DD">
        <w:rPr>
          <w:rFonts w:ascii="Times New Roman" w:eastAsiaTheme="majorEastAsia" w:hAnsi="Times New Roman" w:hint="eastAsia"/>
          <w:szCs w:val="21"/>
        </w:rPr>
        <w:t>在输出端引入不确定性度量</w:t>
      </w:r>
      <w:r w:rsidR="00C341B5" w:rsidRPr="003568DD">
        <w:rPr>
          <w:rFonts w:ascii="Times New Roman" w:eastAsiaTheme="majorEastAsia" w:hAnsi="Times New Roman" w:hint="eastAsia"/>
          <w:szCs w:val="21"/>
        </w:rPr>
        <w:t>计算</w:t>
      </w:r>
      <w:r w:rsidR="00697C82" w:rsidRPr="003568DD">
        <w:rPr>
          <w:rFonts w:ascii="Times New Roman" w:eastAsiaTheme="majorEastAsia" w:hAnsi="Times New Roman" w:hint="eastAsia"/>
          <w:szCs w:val="21"/>
        </w:rPr>
        <w:t>以及在下采样模块</w:t>
      </w:r>
      <w:r w:rsidR="00B816E0" w:rsidRPr="003568DD">
        <w:rPr>
          <w:rFonts w:ascii="Times New Roman" w:eastAsiaTheme="majorEastAsia" w:hAnsi="Times New Roman" w:hint="eastAsia"/>
          <w:szCs w:val="21"/>
        </w:rPr>
        <w:t>中插入</w:t>
      </w:r>
      <w:r w:rsidR="00932E44" w:rsidRPr="003568DD">
        <w:rPr>
          <w:rFonts w:ascii="Times New Roman" w:eastAsiaTheme="majorEastAsia" w:hAnsi="Times New Roman" w:cs="Times New Roman"/>
          <w:szCs w:val="21"/>
        </w:rPr>
        <w:t>D</w:t>
      </w:r>
      <w:r w:rsidR="00B816E0" w:rsidRPr="003568DD">
        <w:rPr>
          <w:rFonts w:ascii="Times New Roman" w:eastAsiaTheme="majorEastAsia" w:hAnsi="Times New Roman" w:cs="Times New Roman"/>
          <w:szCs w:val="21"/>
        </w:rPr>
        <w:t>roupout</w:t>
      </w:r>
      <w:r w:rsidR="00B816E0" w:rsidRPr="003568DD">
        <w:rPr>
          <w:rFonts w:ascii="Times New Roman" w:eastAsiaTheme="majorEastAsia" w:hAnsi="Times New Roman" w:hint="eastAsia"/>
          <w:szCs w:val="21"/>
        </w:rPr>
        <w:t>方法</w:t>
      </w:r>
      <w:bookmarkEnd w:id="2"/>
      <w:r w:rsidR="00B816E0" w:rsidRPr="003568DD">
        <w:rPr>
          <w:rFonts w:ascii="Times New Roman" w:eastAsiaTheme="majorEastAsia" w:hAnsi="Times New Roman" w:hint="eastAsia"/>
          <w:szCs w:val="21"/>
        </w:rPr>
        <w:t>，降低过拟合发生的概率，</w:t>
      </w:r>
      <w:r w:rsidR="00C341B5" w:rsidRPr="003568DD">
        <w:rPr>
          <w:rFonts w:ascii="Times New Roman" w:eastAsiaTheme="majorEastAsia" w:hAnsi="Times New Roman" w:hint="eastAsia"/>
          <w:szCs w:val="21"/>
        </w:rPr>
        <w:t>采用交叉熵损失函数更新模型权重参数，提高模型</w:t>
      </w:r>
      <w:r w:rsidR="00FD0542" w:rsidRPr="003568DD">
        <w:rPr>
          <w:rFonts w:ascii="Times New Roman" w:eastAsiaTheme="majorEastAsia" w:hAnsi="Times New Roman" w:hint="eastAsia"/>
          <w:szCs w:val="21"/>
        </w:rPr>
        <w:t>对不同喷药量的柑橘树冠层热红外图像</w:t>
      </w:r>
      <w:r w:rsidR="00C341B5" w:rsidRPr="003568DD">
        <w:rPr>
          <w:rFonts w:ascii="Times New Roman" w:eastAsiaTheme="majorEastAsia" w:hAnsi="Times New Roman" w:hint="eastAsia"/>
          <w:szCs w:val="21"/>
        </w:rPr>
        <w:t>的分类精度，</w:t>
      </w:r>
      <w:r w:rsidR="006911C6" w:rsidRPr="003568DD">
        <w:rPr>
          <w:rFonts w:ascii="Times New Roman" w:eastAsiaTheme="majorEastAsia" w:hAnsi="Times New Roman" w:hint="eastAsia"/>
          <w:szCs w:val="21"/>
        </w:rPr>
        <w:t>实现柑橘树冠层施药情况的智能化分类检测。最后，与</w:t>
      </w:r>
      <w:r w:rsidR="006911C6" w:rsidRPr="003568DD">
        <w:rPr>
          <w:rFonts w:ascii="Times New Roman" w:eastAsiaTheme="majorEastAsia" w:hAnsi="Times New Roman" w:cs="Times New Roman"/>
          <w:szCs w:val="21"/>
        </w:rPr>
        <w:t>Resnet</w:t>
      </w:r>
      <w:r w:rsidR="006911C6" w:rsidRPr="003568DD">
        <w:rPr>
          <w:rFonts w:ascii="Times New Roman" w:eastAsiaTheme="majorEastAsia" w:hAnsi="Times New Roman"/>
          <w:szCs w:val="21"/>
        </w:rPr>
        <w:t>模型</w:t>
      </w:r>
      <w:r w:rsidR="00B816E0" w:rsidRPr="003568DD">
        <w:rPr>
          <w:rFonts w:ascii="Times New Roman" w:eastAsiaTheme="majorEastAsia" w:hAnsi="Times New Roman" w:hint="eastAsia"/>
          <w:szCs w:val="21"/>
        </w:rPr>
        <w:t>和</w:t>
      </w:r>
      <w:r w:rsidR="00B816E0" w:rsidRPr="003568DD">
        <w:rPr>
          <w:rFonts w:ascii="Times New Roman" w:eastAsiaTheme="majorEastAsia" w:hAnsi="Times New Roman" w:cs="Times New Roman"/>
          <w:szCs w:val="21"/>
        </w:rPr>
        <w:t>VGG</w:t>
      </w:r>
      <w:r w:rsidR="00B816E0" w:rsidRPr="003568DD">
        <w:rPr>
          <w:rFonts w:ascii="Times New Roman" w:eastAsiaTheme="majorEastAsia" w:hAnsi="Times New Roman" w:hint="eastAsia"/>
          <w:szCs w:val="21"/>
        </w:rPr>
        <w:t>模型</w:t>
      </w:r>
      <w:r w:rsidR="006911C6" w:rsidRPr="003568DD">
        <w:rPr>
          <w:rFonts w:ascii="Times New Roman" w:eastAsiaTheme="majorEastAsia" w:hAnsi="Times New Roman" w:hint="eastAsia"/>
          <w:szCs w:val="21"/>
        </w:rPr>
        <w:t>进行</w:t>
      </w:r>
      <w:r w:rsidR="00376193" w:rsidRPr="003568DD">
        <w:rPr>
          <w:rFonts w:ascii="Times New Roman" w:eastAsiaTheme="majorEastAsia" w:hAnsi="Times New Roman" w:hint="eastAsia"/>
          <w:szCs w:val="21"/>
        </w:rPr>
        <w:t>柑</w:t>
      </w:r>
      <w:r w:rsidR="006911C6" w:rsidRPr="003568DD">
        <w:rPr>
          <w:rFonts w:ascii="Times New Roman" w:eastAsiaTheme="majorEastAsia" w:hAnsi="Times New Roman" w:hint="eastAsia"/>
          <w:szCs w:val="21"/>
        </w:rPr>
        <w:t>橘树冠层施药情况分类性能</w:t>
      </w:r>
      <w:r w:rsidR="00376193" w:rsidRPr="003568DD">
        <w:rPr>
          <w:rFonts w:ascii="Times New Roman" w:eastAsiaTheme="majorEastAsia" w:hAnsi="Times New Roman" w:hint="eastAsia"/>
          <w:szCs w:val="21"/>
        </w:rPr>
        <w:t>对比</w:t>
      </w:r>
      <w:r w:rsidR="006911C6" w:rsidRPr="003568DD">
        <w:rPr>
          <w:rFonts w:ascii="Times New Roman" w:eastAsiaTheme="majorEastAsia" w:hAnsi="Times New Roman" w:hint="eastAsia"/>
          <w:szCs w:val="21"/>
        </w:rPr>
        <w:t>试验，验证</w:t>
      </w:r>
      <w:r w:rsidR="006911C6" w:rsidRPr="003568DD">
        <w:rPr>
          <w:rFonts w:ascii="Times New Roman" w:eastAsiaTheme="majorEastAsia" w:hAnsi="Times New Roman" w:cs="Times New Roman"/>
          <w:szCs w:val="21"/>
        </w:rPr>
        <w:t>VGG_C</w:t>
      </w:r>
      <w:r w:rsidR="006911C6" w:rsidRPr="003568DD">
        <w:rPr>
          <w:rFonts w:ascii="Times New Roman" w:eastAsiaTheme="majorEastAsia" w:hAnsi="Times New Roman" w:hint="eastAsia"/>
          <w:szCs w:val="21"/>
        </w:rPr>
        <w:t>模型</w:t>
      </w:r>
      <w:r w:rsidR="00376193" w:rsidRPr="003568DD">
        <w:rPr>
          <w:rFonts w:ascii="Times New Roman" w:eastAsiaTheme="majorEastAsia" w:hAnsi="Times New Roman" w:hint="eastAsia"/>
          <w:szCs w:val="21"/>
        </w:rPr>
        <w:t>在小规模数据集上进行</w:t>
      </w:r>
      <w:r w:rsidR="00800812" w:rsidRPr="003568DD">
        <w:rPr>
          <w:rFonts w:ascii="Times New Roman" w:eastAsiaTheme="majorEastAsia" w:hAnsi="Times New Roman" w:hint="eastAsia"/>
          <w:szCs w:val="21"/>
        </w:rPr>
        <w:t>分类研究</w:t>
      </w:r>
      <w:r w:rsidR="006911C6" w:rsidRPr="003568DD">
        <w:rPr>
          <w:rFonts w:ascii="Times New Roman" w:eastAsiaTheme="majorEastAsia" w:hAnsi="Times New Roman" w:hint="eastAsia"/>
          <w:szCs w:val="21"/>
        </w:rPr>
        <w:t>的有效性，以期为智慧农业实现柑橘树施药情况快速无损判断提供有益参考。</w:t>
      </w:r>
    </w:p>
    <w:p w14:paraId="1E73AFFC" w14:textId="586418B6" w:rsidR="00CB6901" w:rsidRPr="007D1846" w:rsidRDefault="003568DD" w:rsidP="003568DD">
      <w:pPr>
        <w:adjustRightInd w:val="0"/>
        <w:spacing w:beforeLines="50" w:before="156" w:afterLines="50" w:after="156" w:line="288" w:lineRule="auto"/>
        <w:jc w:val="left"/>
        <w:rPr>
          <w:rFonts w:ascii="黑体" w:eastAsia="黑体" w:hAnsi="黑体" w:cs="黑体"/>
          <w:sz w:val="28"/>
          <w:szCs w:val="28"/>
        </w:rPr>
      </w:pPr>
      <w:r>
        <w:rPr>
          <w:rFonts w:ascii="黑体" w:eastAsia="黑体" w:hAnsi="黑体" w:cs="黑体" w:hint="eastAsia"/>
          <w:sz w:val="28"/>
          <w:szCs w:val="28"/>
        </w:rPr>
        <w:t>1</w:t>
      </w:r>
      <w:ins w:id="3" w:author="霍欢" w:date="2021-04-30T09:52:00Z">
        <w:r w:rsidR="007214C0">
          <w:rPr>
            <w:rFonts w:ascii="黑体" w:eastAsia="黑体" w:hAnsi="黑体" w:cs="黑体" w:hint="eastAsia"/>
            <w:sz w:val="28"/>
            <w:szCs w:val="28"/>
          </w:rPr>
          <w:t>模型构建</w:t>
        </w:r>
      </w:ins>
    </w:p>
    <w:p w14:paraId="57332166" w14:textId="77777777" w:rsidR="00CB6901" w:rsidRPr="007D1846" w:rsidRDefault="006911C6">
      <w:pPr>
        <w:numPr>
          <w:ilvl w:val="1"/>
          <w:numId w:val="2"/>
        </w:numPr>
        <w:adjustRightInd w:val="0"/>
        <w:spacing w:line="360" w:lineRule="auto"/>
        <w:rPr>
          <w:rFonts w:ascii="Times New Roman" w:eastAsia="黑体" w:hAnsi="黑体" w:cs="Times New Roman"/>
          <w:bCs/>
          <w:kern w:val="0"/>
          <w:szCs w:val="21"/>
        </w:rPr>
      </w:pPr>
      <w:r w:rsidRPr="007D1846">
        <w:rPr>
          <w:rFonts w:ascii="Times New Roman" w:eastAsia="黑体" w:hAnsi="黑体" w:cs="Times New Roman" w:hint="eastAsia"/>
          <w:bCs/>
          <w:kern w:val="0"/>
          <w:szCs w:val="21"/>
        </w:rPr>
        <w:t xml:space="preserve"> </w:t>
      </w:r>
      <w:r w:rsidRPr="007D1846">
        <w:rPr>
          <w:rFonts w:ascii="Times New Roman" w:eastAsia="黑体" w:hAnsi="黑体" w:cs="Times New Roman" w:hint="eastAsia"/>
          <w:bCs/>
          <w:kern w:val="0"/>
          <w:szCs w:val="21"/>
        </w:rPr>
        <w:t>柑橘树冠层热红外图像获取</w:t>
      </w:r>
    </w:p>
    <w:p w14:paraId="5F953180" w14:textId="55B9482F" w:rsidR="00CB6901" w:rsidRPr="007D1846" w:rsidRDefault="006911C6" w:rsidP="005B29ED">
      <w:pPr>
        <w:adjustRightInd w:val="0"/>
        <w:spacing w:line="314" w:lineRule="exact"/>
        <w:ind w:firstLineChars="200" w:firstLine="420"/>
        <w:rPr>
          <w:rFonts w:asciiTheme="minorEastAsia" w:hAnsiTheme="minorEastAsia" w:cs="Times New Roman"/>
          <w:szCs w:val="21"/>
        </w:rPr>
      </w:pPr>
      <w:r w:rsidRPr="007D1846">
        <w:rPr>
          <w:rFonts w:asciiTheme="minorEastAsia" w:hAnsiTheme="minorEastAsia" w:hint="eastAsia"/>
          <w:kern w:val="0"/>
          <w:szCs w:val="21"/>
        </w:rPr>
        <w:lastRenderedPageBreak/>
        <w:t>为了有效获取柑橘树冠层热红外图像，本试验采用</w:t>
      </w:r>
      <w:r w:rsidRPr="007D1846">
        <w:rPr>
          <w:rFonts w:asciiTheme="minorEastAsia" w:hAnsiTheme="minorEastAsia" w:hint="eastAsia"/>
          <w:szCs w:val="21"/>
        </w:rPr>
        <w:t>型号为</w:t>
      </w:r>
      <w:r w:rsidRPr="007D1846">
        <w:rPr>
          <w:rFonts w:ascii="Times New Roman" w:hAnsi="Times New Roman" w:cs="Times New Roman"/>
          <w:szCs w:val="21"/>
        </w:rPr>
        <w:t>FLIR Vue R 640</w:t>
      </w:r>
      <w:r w:rsidRPr="007D1846">
        <w:rPr>
          <w:rFonts w:asciiTheme="minorEastAsia" w:hAnsiTheme="minorEastAsia" w:hint="eastAsia"/>
          <w:kern w:val="0"/>
          <w:szCs w:val="21"/>
        </w:rPr>
        <w:t>红外热像仪，分别</w:t>
      </w:r>
      <w:r w:rsidR="004643D9" w:rsidRPr="007D1846">
        <w:rPr>
          <w:rFonts w:asciiTheme="minorEastAsia" w:hAnsiTheme="minorEastAsia" w:hint="eastAsia"/>
          <w:kern w:val="0"/>
          <w:szCs w:val="21"/>
        </w:rPr>
        <w:t>采集</w:t>
      </w:r>
      <w:r w:rsidRPr="007D1846">
        <w:rPr>
          <w:rFonts w:asciiTheme="minorEastAsia" w:hAnsiTheme="minorEastAsia" w:hint="eastAsia"/>
          <w:kern w:val="0"/>
          <w:szCs w:val="21"/>
        </w:rPr>
        <w:t>不同环境状态下</w:t>
      </w:r>
      <w:r w:rsidR="00800812" w:rsidRPr="007D1846">
        <w:rPr>
          <w:rFonts w:asciiTheme="minorEastAsia" w:hAnsiTheme="minorEastAsia" w:hint="eastAsia"/>
          <w:kern w:val="0"/>
          <w:szCs w:val="21"/>
        </w:rPr>
        <w:t>喷施</w:t>
      </w:r>
      <w:r w:rsidRPr="007D1846">
        <w:rPr>
          <w:rFonts w:asciiTheme="minorEastAsia" w:hAnsiTheme="minorEastAsia" w:hint="eastAsia"/>
          <w:kern w:val="0"/>
          <w:szCs w:val="21"/>
        </w:rPr>
        <w:t>农药的柑橘树冠层及未</w:t>
      </w:r>
      <w:r w:rsidR="00800812" w:rsidRPr="007D1846">
        <w:rPr>
          <w:rFonts w:asciiTheme="minorEastAsia" w:hAnsiTheme="minorEastAsia" w:hint="eastAsia"/>
          <w:kern w:val="0"/>
          <w:szCs w:val="21"/>
        </w:rPr>
        <w:t>喷施</w:t>
      </w:r>
      <w:r w:rsidRPr="007D1846">
        <w:rPr>
          <w:rFonts w:asciiTheme="minorEastAsia" w:hAnsiTheme="minorEastAsia" w:hint="eastAsia"/>
          <w:kern w:val="0"/>
          <w:szCs w:val="21"/>
        </w:rPr>
        <w:t>农药的柑橘树冠层两类红外图像</w:t>
      </w:r>
      <w:commentRangeStart w:id="4"/>
      <w:r w:rsidR="003E074A" w:rsidRPr="007D1846">
        <w:rPr>
          <w:rFonts w:asciiTheme="minorEastAsia" w:hAnsiTheme="minorEastAsia" w:hint="eastAsia"/>
          <w:kern w:val="0"/>
          <w:szCs w:val="21"/>
          <w:highlight w:val="yellow"/>
          <w:vertAlign w:val="superscript"/>
        </w:rPr>
        <w:t>[</w:t>
      </w:r>
      <w:r w:rsidR="007D1846" w:rsidRPr="007D1846">
        <w:rPr>
          <w:rFonts w:asciiTheme="minorEastAsia" w:hAnsiTheme="minorEastAsia"/>
          <w:kern w:val="0"/>
          <w:szCs w:val="21"/>
          <w:highlight w:val="yellow"/>
          <w:vertAlign w:val="superscript"/>
        </w:rPr>
        <w:t>9-10</w:t>
      </w:r>
      <w:r w:rsidR="003E074A" w:rsidRPr="007D1846">
        <w:rPr>
          <w:rFonts w:asciiTheme="minorEastAsia" w:hAnsiTheme="minorEastAsia"/>
          <w:kern w:val="0"/>
          <w:szCs w:val="21"/>
          <w:highlight w:val="yellow"/>
          <w:vertAlign w:val="superscript"/>
        </w:rPr>
        <w:t>]</w:t>
      </w:r>
      <w:commentRangeEnd w:id="4"/>
      <w:r w:rsidR="007214C0">
        <w:rPr>
          <w:rStyle w:val="af0"/>
        </w:rPr>
        <w:commentReference w:id="4"/>
      </w:r>
      <w:r w:rsidRPr="007D1846">
        <w:rPr>
          <w:rFonts w:asciiTheme="minorEastAsia" w:hAnsiTheme="minorEastAsia" w:hint="eastAsia"/>
          <w:kern w:val="0"/>
          <w:szCs w:val="21"/>
        </w:rPr>
        <w:t>。</w:t>
      </w:r>
      <w:r w:rsidRPr="007D1846">
        <w:rPr>
          <w:rFonts w:ascii="Times New Roman" w:hAnsi="Times New Roman" w:cs="Times New Roman"/>
          <w:szCs w:val="21"/>
        </w:rPr>
        <w:t>FLIR Vue R 640</w:t>
      </w:r>
      <w:r w:rsidRPr="007D1846">
        <w:rPr>
          <w:rFonts w:asciiTheme="minorEastAsia" w:hAnsiTheme="minorEastAsia" w:hint="eastAsia"/>
          <w:kern w:val="0"/>
          <w:szCs w:val="21"/>
        </w:rPr>
        <w:t>红外热像仪</w:t>
      </w:r>
      <w:r w:rsidRPr="007D1846">
        <w:rPr>
          <w:rFonts w:asciiTheme="minorEastAsia" w:hAnsiTheme="minorEastAsia" w:hint="eastAsia"/>
          <w:szCs w:val="21"/>
        </w:rPr>
        <w:t>采用焦平面探测器，</w:t>
      </w:r>
      <w:r w:rsidRPr="007D1846">
        <w:rPr>
          <w:rFonts w:ascii="Times New Roman" w:hAnsi="Times New Roman" w:cs="Times New Roman"/>
          <w:szCs w:val="21"/>
        </w:rPr>
        <w:t>19mm</w:t>
      </w:r>
      <w:r w:rsidRPr="007D1846">
        <w:rPr>
          <w:rFonts w:asciiTheme="minorEastAsia" w:hAnsiTheme="minorEastAsia" w:hint="eastAsia"/>
          <w:szCs w:val="21"/>
        </w:rPr>
        <w:t>镜头，镜头尺寸为</w:t>
      </w:r>
      <w:r w:rsidRPr="007D1846">
        <w:rPr>
          <w:rFonts w:ascii="Times New Roman" w:hAnsi="Times New Roman" w:cs="Times New Roman"/>
          <w:szCs w:val="21"/>
        </w:rPr>
        <w:t>45</w:t>
      </w:r>
      <w:r w:rsidR="007214C0">
        <w:rPr>
          <w:rFonts w:ascii="Times New Roman" w:hAnsi="Times New Roman" w:cs="Times New Roman"/>
          <w:szCs w:val="21"/>
        </w:rPr>
        <w:t>mm</w:t>
      </w:r>
      <w:r w:rsidRPr="007D1846">
        <w:rPr>
          <w:rFonts w:ascii="Times New Roman" w:hAnsi="Times New Roman" w:cs="Times New Roman"/>
          <w:szCs w:val="21"/>
        </w:rPr>
        <w:t>×63</w:t>
      </w:r>
      <w:r w:rsidR="007214C0">
        <w:rPr>
          <w:rFonts w:ascii="Times New Roman" w:hAnsi="Times New Roman" w:cs="Times New Roman"/>
          <w:szCs w:val="21"/>
        </w:rPr>
        <w:t>mm</w:t>
      </w:r>
      <w:r w:rsidRPr="007D1846">
        <w:rPr>
          <w:rFonts w:ascii="Times New Roman" w:hAnsi="Times New Roman" w:cs="Times New Roman"/>
          <w:szCs w:val="21"/>
        </w:rPr>
        <w:t>×45mm</w:t>
      </w:r>
      <w:r w:rsidRPr="007D1846">
        <w:rPr>
          <w:rFonts w:asciiTheme="minorEastAsia" w:hAnsiTheme="minorEastAsia" w:hint="eastAsia"/>
          <w:szCs w:val="21"/>
        </w:rPr>
        <w:t>，镜头</w:t>
      </w:r>
      <w:r w:rsidR="007214C0">
        <w:rPr>
          <w:rFonts w:asciiTheme="minorEastAsia" w:hAnsiTheme="minorEastAsia" w:hint="eastAsia"/>
          <w:szCs w:val="21"/>
        </w:rPr>
        <w:t>质量为</w:t>
      </w:r>
      <w:r w:rsidRPr="007D1846">
        <w:rPr>
          <w:rFonts w:ascii="Times New Roman" w:hAnsi="Times New Roman" w:cs="Times New Roman"/>
          <w:szCs w:val="21"/>
        </w:rPr>
        <w:t>128g</w:t>
      </w:r>
      <w:r w:rsidRPr="007D1846">
        <w:rPr>
          <w:rFonts w:asciiTheme="minorEastAsia" w:hAnsiTheme="minorEastAsia" w:hint="eastAsia"/>
          <w:szCs w:val="21"/>
        </w:rPr>
        <w:t>，波长范围为</w:t>
      </w:r>
      <w:r w:rsidRPr="007D1846">
        <w:rPr>
          <w:rFonts w:ascii="Times New Roman" w:hAnsi="Times New Roman" w:cs="Times New Roman"/>
          <w:szCs w:val="21"/>
        </w:rPr>
        <w:t>7.5</w:t>
      </w:r>
      <w:r w:rsidR="0015178E">
        <w:rPr>
          <w:rFonts w:hint="eastAsia"/>
        </w:rPr>
        <w:t>~</w:t>
      </w:r>
      <w:r w:rsidRPr="007D1846">
        <w:rPr>
          <w:rFonts w:ascii="Times New Roman" w:hAnsi="Times New Roman" w:cs="Times New Roman"/>
          <w:szCs w:val="21"/>
        </w:rPr>
        <w:t>13.5μm</w:t>
      </w:r>
      <w:r w:rsidRPr="007D1846">
        <w:rPr>
          <w:rFonts w:asciiTheme="minorEastAsia" w:hAnsiTheme="minorEastAsia" w:hint="eastAsia"/>
          <w:szCs w:val="21"/>
        </w:rPr>
        <w:t>， 帧频</w:t>
      </w:r>
      <w:r w:rsidRPr="007D1846">
        <w:rPr>
          <w:rFonts w:ascii="Times New Roman" w:hAnsi="Times New Roman" w:cs="Times New Roman"/>
          <w:szCs w:val="21"/>
        </w:rPr>
        <w:t>9H</w:t>
      </w:r>
      <w:r w:rsidR="00B84084" w:rsidRPr="007D1846">
        <w:rPr>
          <w:rFonts w:ascii="Times New Roman" w:hAnsi="Times New Roman" w:cs="Times New Roman"/>
          <w:szCs w:val="21"/>
        </w:rPr>
        <w:t>z</w:t>
      </w:r>
      <w:r w:rsidRPr="007D1846">
        <w:rPr>
          <w:rFonts w:asciiTheme="minorEastAsia" w:hAnsiTheme="minorEastAsia" w:hint="eastAsia"/>
          <w:szCs w:val="21"/>
        </w:rPr>
        <w:t>，像素大小</w:t>
      </w:r>
      <w:r w:rsidR="007214C0">
        <w:rPr>
          <w:rFonts w:asciiTheme="minorEastAsia" w:hAnsiTheme="minorEastAsia" w:hint="eastAsia"/>
          <w:szCs w:val="21"/>
        </w:rPr>
        <w:t>为</w:t>
      </w:r>
      <w:r w:rsidRPr="007D1846">
        <w:rPr>
          <w:rFonts w:ascii="Times New Roman" w:hAnsi="Times New Roman" w:cs="Times New Roman"/>
          <w:szCs w:val="21"/>
        </w:rPr>
        <w:t>17μm</w:t>
      </w:r>
      <w:r w:rsidRPr="007D1846">
        <w:rPr>
          <w:rFonts w:asciiTheme="minorEastAsia" w:hAnsiTheme="minorEastAsia" w:hint="eastAsia"/>
          <w:szCs w:val="21"/>
        </w:rPr>
        <w:t>， 分辨率为</w:t>
      </w:r>
      <w:r w:rsidRPr="007D1846">
        <w:rPr>
          <w:rFonts w:ascii="Times New Roman" w:hAnsi="Times New Roman" w:cs="Times New Roman"/>
          <w:szCs w:val="21"/>
        </w:rPr>
        <w:t>640</w:t>
      </w:r>
      <w:r w:rsidR="00B84084" w:rsidRPr="007D1846">
        <w:rPr>
          <w:rFonts w:ascii="Times New Roman" w:hAnsi="Times New Roman" w:cs="Times New Roman"/>
          <w:szCs w:val="21"/>
        </w:rPr>
        <w:t>×</w:t>
      </w:r>
      <w:commentRangeStart w:id="5"/>
      <w:commentRangeStart w:id="6"/>
      <w:r w:rsidRPr="007D1846">
        <w:rPr>
          <w:rFonts w:ascii="Times New Roman" w:hAnsi="Times New Roman" w:cs="Times New Roman"/>
          <w:szCs w:val="21"/>
        </w:rPr>
        <w:t>512</w:t>
      </w:r>
      <w:commentRangeEnd w:id="5"/>
      <w:r w:rsidR="007214C0">
        <w:rPr>
          <w:rStyle w:val="af0"/>
        </w:rPr>
        <w:commentReference w:id="5"/>
      </w:r>
      <w:commentRangeEnd w:id="6"/>
      <w:r w:rsidR="005C61CE">
        <w:rPr>
          <w:rStyle w:val="af0"/>
        </w:rPr>
        <w:commentReference w:id="6"/>
      </w:r>
      <w:r w:rsidRPr="007D1846">
        <w:rPr>
          <w:rFonts w:asciiTheme="minorEastAsia" w:hAnsiTheme="minorEastAsia" w:hint="eastAsia"/>
          <w:szCs w:val="21"/>
        </w:rPr>
        <w:t>。</w:t>
      </w:r>
      <w:r w:rsidRPr="007D1846">
        <w:rPr>
          <w:rFonts w:asciiTheme="minorEastAsia" w:hAnsiTheme="minorEastAsia" w:hint="eastAsia"/>
          <w:kern w:val="0"/>
          <w:szCs w:val="21"/>
        </w:rPr>
        <w:t>为</w:t>
      </w:r>
      <w:r w:rsidR="004643D9" w:rsidRPr="007D1846">
        <w:rPr>
          <w:rFonts w:asciiTheme="minorEastAsia" w:hAnsiTheme="minorEastAsia" w:hint="eastAsia"/>
          <w:kern w:val="0"/>
          <w:szCs w:val="21"/>
        </w:rPr>
        <w:t>模拟农事作业的真实场景</w:t>
      </w:r>
      <w:r w:rsidR="003A038E" w:rsidRPr="003A038E">
        <w:rPr>
          <w:rFonts w:asciiTheme="minorEastAsia" w:hAnsiTheme="minorEastAsia" w:hint="eastAsia"/>
          <w:kern w:val="0"/>
          <w:szCs w:val="21"/>
          <w:highlight w:val="yellow"/>
          <w:vertAlign w:val="superscript"/>
        </w:rPr>
        <w:t>[</w:t>
      </w:r>
      <w:r w:rsidR="003A038E" w:rsidRPr="003A038E">
        <w:rPr>
          <w:rFonts w:asciiTheme="minorEastAsia" w:hAnsiTheme="minorEastAsia"/>
          <w:kern w:val="0"/>
          <w:szCs w:val="21"/>
          <w:highlight w:val="yellow"/>
          <w:vertAlign w:val="superscript"/>
        </w:rPr>
        <w:t>11]</w:t>
      </w:r>
      <w:r w:rsidR="004643D9" w:rsidRPr="007D1846">
        <w:rPr>
          <w:rFonts w:asciiTheme="minorEastAsia" w:hAnsiTheme="minorEastAsia" w:hint="eastAsia"/>
          <w:kern w:val="0"/>
          <w:szCs w:val="21"/>
        </w:rPr>
        <w:t>，提高数据的多样性和可靠性</w:t>
      </w:r>
      <w:r w:rsidRPr="007D1846">
        <w:rPr>
          <w:rFonts w:asciiTheme="minorEastAsia" w:hAnsiTheme="minorEastAsia" w:hint="eastAsia"/>
          <w:kern w:val="0"/>
          <w:szCs w:val="21"/>
        </w:rPr>
        <w:t>，</w:t>
      </w:r>
      <w:r w:rsidR="004643D9" w:rsidRPr="007D1846">
        <w:rPr>
          <w:rFonts w:asciiTheme="minorEastAsia" w:hAnsiTheme="minorEastAsia" w:hint="eastAsia"/>
          <w:kern w:val="0"/>
          <w:szCs w:val="21"/>
        </w:rPr>
        <w:t>针对</w:t>
      </w:r>
      <w:r w:rsidR="004643D9" w:rsidRPr="007D1846">
        <w:rPr>
          <w:rFonts w:asciiTheme="minorEastAsia" w:hAnsiTheme="minorEastAsia"/>
          <w:kern w:val="0"/>
          <w:szCs w:val="21"/>
        </w:rPr>
        <w:t>3</w:t>
      </w:r>
      <w:r w:rsidR="004643D9" w:rsidRPr="007D1846">
        <w:rPr>
          <w:rFonts w:asciiTheme="minorEastAsia" w:hAnsiTheme="minorEastAsia" w:hint="eastAsia"/>
          <w:kern w:val="0"/>
          <w:szCs w:val="21"/>
        </w:rPr>
        <w:t>个影响热红外图像信息的主要</w:t>
      </w:r>
      <w:r w:rsidR="00B84084" w:rsidRPr="007D1846">
        <w:rPr>
          <w:rFonts w:asciiTheme="minorEastAsia" w:hAnsiTheme="minorEastAsia" w:hint="eastAsia"/>
          <w:kern w:val="0"/>
          <w:szCs w:val="21"/>
        </w:rPr>
        <w:t>环境</w:t>
      </w:r>
      <w:r w:rsidR="004643D9" w:rsidRPr="007D1846">
        <w:rPr>
          <w:rFonts w:asciiTheme="minorEastAsia" w:hAnsiTheme="minorEastAsia" w:hint="eastAsia"/>
          <w:kern w:val="0"/>
          <w:szCs w:val="21"/>
        </w:rPr>
        <w:t>因素</w:t>
      </w:r>
      <w:r w:rsidR="007214C0">
        <w:rPr>
          <w:rFonts w:asciiTheme="minorEastAsia" w:hAnsiTheme="minorEastAsia" w:hint="eastAsia"/>
          <w:kern w:val="0"/>
          <w:szCs w:val="21"/>
        </w:rPr>
        <w:t>：</w:t>
      </w:r>
      <w:r w:rsidR="007214C0" w:rsidRPr="007D1846">
        <w:rPr>
          <w:rFonts w:asciiTheme="minorEastAsia" w:hAnsiTheme="minorEastAsia" w:hint="eastAsia"/>
          <w:kern w:val="0"/>
          <w:szCs w:val="21"/>
        </w:rPr>
        <w:t>温度、湿度和光照强度</w:t>
      </w:r>
      <w:r w:rsidR="004643D9" w:rsidRPr="007D1846">
        <w:rPr>
          <w:rFonts w:asciiTheme="minorEastAsia" w:hAnsiTheme="minorEastAsia" w:hint="eastAsia"/>
          <w:kern w:val="0"/>
          <w:szCs w:val="21"/>
        </w:rPr>
        <w:t>，</w:t>
      </w:r>
      <w:r w:rsidRPr="007D1846">
        <w:rPr>
          <w:rFonts w:asciiTheme="minorEastAsia" w:hAnsiTheme="minorEastAsia" w:hint="eastAsia"/>
          <w:kern w:val="0"/>
          <w:szCs w:val="21"/>
        </w:rPr>
        <w:t>采用控制变量的方式，</w:t>
      </w:r>
      <w:r w:rsidR="00E141C2" w:rsidRPr="007D1846">
        <w:rPr>
          <w:rFonts w:asciiTheme="minorEastAsia" w:hAnsiTheme="minorEastAsia" w:hint="eastAsia"/>
          <w:kern w:val="0"/>
          <w:szCs w:val="21"/>
        </w:rPr>
        <w:t>在不同环境参数以及不同的相机与植物间距下采集</w:t>
      </w:r>
      <w:r w:rsidRPr="007D1846">
        <w:rPr>
          <w:rFonts w:asciiTheme="minorEastAsia" w:hAnsiTheme="minorEastAsia" w:hint="eastAsia"/>
          <w:kern w:val="0"/>
          <w:szCs w:val="21"/>
        </w:rPr>
        <w:t>热红外图像</w:t>
      </w:r>
      <w:r w:rsidR="00B84084" w:rsidRPr="007D1846">
        <w:rPr>
          <w:rFonts w:asciiTheme="minorEastAsia" w:hAnsiTheme="minorEastAsia" w:hint="eastAsia"/>
          <w:kern w:val="0"/>
          <w:szCs w:val="21"/>
        </w:rPr>
        <w:t>（表</w:t>
      </w:r>
      <w:commentRangeStart w:id="7"/>
      <w:r w:rsidR="00B84084" w:rsidRPr="007D1846">
        <w:rPr>
          <w:rFonts w:asciiTheme="minorEastAsia" w:hAnsiTheme="minorEastAsia" w:hint="eastAsia"/>
          <w:kern w:val="0"/>
          <w:szCs w:val="21"/>
        </w:rPr>
        <w:t>1</w:t>
      </w:r>
      <w:commentRangeEnd w:id="7"/>
      <w:r w:rsidR="00407BCC">
        <w:rPr>
          <w:rStyle w:val="af0"/>
        </w:rPr>
        <w:commentReference w:id="7"/>
      </w:r>
      <w:r w:rsidR="00B84084" w:rsidRPr="007D1846">
        <w:rPr>
          <w:rFonts w:asciiTheme="minorEastAsia" w:hAnsiTheme="minorEastAsia" w:hint="eastAsia"/>
          <w:kern w:val="0"/>
          <w:szCs w:val="21"/>
        </w:rPr>
        <w:t>）</w:t>
      </w:r>
      <w:r w:rsidR="003E074A" w:rsidRPr="007D1846">
        <w:rPr>
          <w:rFonts w:asciiTheme="minorEastAsia" w:hAnsiTheme="minorEastAsia" w:hint="eastAsia"/>
          <w:kern w:val="0"/>
          <w:szCs w:val="21"/>
        </w:rPr>
        <w:t>。</w:t>
      </w:r>
    </w:p>
    <w:p w14:paraId="7998E778" w14:textId="29A94769" w:rsidR="00CB6901" w:rsidRDefault="006911C6">
      <w:pPr>
        <w:autoSpaceDE w:val="0"/>
        <w:autoSpaceDN w:val="0"/>
        <w:adjustRightInd w:val="0"/>
        <w:spacing w:line="360" w:lineRule="auto"/>
        <w:jc w:val="center"/>
        <w:rPr>
          <w:kern w:val="0"/>
          <w:szCs w:val="21"/>
        </w:rPr>
      </w:pPr>
      <w:r w:rsidRPr="007D1846">
        <w:rPr>
          <w:rFonts w:hint="eastAsia"/>
          <w:kern w:val="0"/>
          <w:szCs w:val="21"/>
        </w:rPr>
        <w:t>表</w:t>
      </w:r>
      <w:r w:rsidRPr="007D1846">
        <w:rPr>
          <w:rFonts w:ascii="Times New Roman" w:hAnsi="Times New Roman" w:cs="Times New Roman"/>
          <w:kern w:val="0"/>
          <w:szCs w:val="21"/>
        </w:rPr>
        <w:t>1</w:t>
      </w:r>
      <w:r w:rsidR="00800812" w:rsidRPr="007D1846">
        <w:rPr>
          <w:rFonts w:hint="eastAsia"/>
          <w:kern w:val="0"/>
          <w:szCs w:val="21"/>
        </w:rPr>
        <w:t xml:space="preserve"> </w:t>
      </w:r>
      <w:r w:rsidR="00800812" w:rsidRPr="007D1846">
        <w:rPr>
          <w:rFonts w:hint="eastAsia"/>
          <w:kern w:val="0"/>
          <w:szCs w:val="21"/>
        </w:rPr>
        <w:t>试</w:t>
      </w:r>
      <w:r w:rsidRPr="007D1846">
        <w:rPr>
          <w:rFonts w:hint="eastAsia"/>
          <w:kern w:val="0"/>
          <w:szCs w:val="21"/>
        </w:rPr>
        <w:t>验环境数据</w:t>
      </w:r>
    </w:p>
    <w:p w14:paraId="00B9D5EC" w14:textId="32B3A37C" w:rsidR="00576CEA" w:rsidRPr="00EE5140" w:rsidRDefault="00242351" w:rsidP="00EE5140">
      <w:pPr>
        <w:autoSpaceDE w:val="0"/>
        <w:autoSpaceDN w:val="0"/>
        <w:adjustRightInd w:val="0"/>
        <w:spacing w:line="360" w:lineRule="auto"/>
        <w:jc w:val="center"/>
        <w:rPr>
          <w:rFonts w:ascii="Times New Roman" w:hAnsi="Times New Roman" w:cs="Times New Roman"/>
          <w:kern w:val="0"/>
          <w:szCs w:val="21"/>
        </w:rPr>
      </w:pPr>
      <w:r w:rsidRPr="005C61CE">
        <w:rPr>
          <w:rFonts w:ascii="Times New Roman" w:hAnsi="Times New Roman" w:cs="Times New Roman"/>
          <w:kern w:val="0"/>
          <w:szCs w:val="21"/>
        </w:rPr>
        <w:t xml:space="preserve">Table 1 </w:t>
      </w:r>
      <w:r w:rsidR="005C61CE">
        <w:rPr>
          <w:rFonts w:ascii="Times New Roman" w:hAnsi="Times New Roman" w:cs="Times New Roman"/>
          <w:kern w:val="0"/>
          <w:szCs w:val="21"/>
        </w:rPr>
        <w:t>T</w:t>
      </w:r>
      <w:r w:rsidR="005C61CE">
        <w:rPr>
          <w:rFonts w:ascii="Times New Roman" w:hAnsi="Times New Roman" w:cs="Times New Roman" w:hint="eastAsia"/>
          <w:kern w:val="0"/>
          <w:szCs w:val="21"/>
        </w:rPr>
        <w:t>est</w:t>
      </w:r>
      <w:r w:rsidR="005C61CE">
        <w:rPr>
          <w:rFonts w:ascii="Times New Roman" w:hAnsi="Times New Roman" w:cs="Times New Roman"/>
          <w:kern w:val="0"/>
          <w:szCs w:val="21"/>
        </w:rPr>
        <w:t xml:space="preserve"> environment data</w:t>
      </w:r>
    </w:p>
    <w:tbl>
      <w:tblPr>
        <w:tblW w:w="10448" w:type="dxa"/>
        <w:jc w:val="center"/>
        <w:tblBorders>
          <w:top w:val="single" w:sz="12" w:space="0" w:color="auto"/>
          <w:bottom w:val="single" w:sz="12" w:space="0" w:color="auto"/>
        </w:tblBorders>
        <w:tblLayout w:type="fixed"/>
        <w:tblLook w:val="04A0" w:firstRow="1" w:lastRow="0" w:firstColumn="1" w:lastColumn="0" w:noHBand="0" w:noVBand="1"/>
      </w:tblPr>
      <w:tblGrid>
        <w:gridCol w:w="1653"/>
        <w:gridCol w:w="1519"/>
        <w:gridCol w:w="1710"/>
        <w:gridCol w:w="2086"/>
        <w:gridCol w:w="3480"/>
      </w:tblGrid>
      <w:tr w:rsidR="004D6321" w:rsidRPr="007D1846" w14:paraId="1341D54E" w14:textId="5749F699" w:rsidTr="00F020C6">
        <w:trPr>
          <w:trHeight w:val="1233"/>
          <w:tblHeader/>
          <w:jc w:val="center"/>
        </w:trPr>
        <w:tc>
          <w:tcPr>
            <w:tcW w:w="1653" w:type="dxa"/>
            <w:tcBorders>
              <w:top w:val="single" w:sz="12" w:space="0" w:color="auto"/>
              <w:bottom w:val="single" w:sz="12" w:space="0" w:color="auto"/>
            </w:tcBorders>
            <w:vAlign w:val="center"/>
          </w:tcPr>
          <w:p w14:paraId="59A2D2B9" w14:textId="77777777" w:rsidR="004D6321" w:rsidRDefault="004D6321" w:rsidP="00F020C6">
            <w:pPr>
              <w:autoSpaceDE w:val="0"/>
              <w:autoSpaceDN w:val="0"/>
              <w:adjustRightInd w:val="0"/>
              <w:spacing w:line="14" w:lineRule="auto"/>
              <w:jc w:val="center"/>
              <w:rPr>
                <w:kern w:val="0"/>
                <w:sz w:val="24"/>
              </w:rPr>
            </w:pPr>
            <w:r w:rsidRPr="007D1846">
              <w:rPr>
                <w:rFonts w:hint="eastAsia"/>
                <w:kern w:val="0"/>
                <w:sz w:val="24"/>
              </w:rPr>
              <w:t>组</w:t>
            </w:r>
            <w:r>
              <w:rPr>
                <w:rFonts w:hint="eastAsia"/>
                <w:kern w:val="0"/>
                <w:sz w:val="24"/>
              </w:rPr>
              <w:t>别</w:t>
            </w:r>
          </w:p>
          <w:p w14:paraId="61AB67F8" w14:textId="77777777" w:rsidR="004D6321" w:rsidRDefault="004D6321" w:rsidP="00F020C6">
            <w:pPr>
              <w:autoSpaceDE w:val="0"/>
              <w:autoSpaceDN w:val="0"/>
              <w:adjustRightInd w:val="0"/>
              <w:spacing w:line="14" w:lineRule="auto"/>
              <w:jc w:val="center"/>
              <w:rPr>
                <w:rFonts w:ascii="Times New Roman" w:hAnsi="Times New Roman" w:cs="Times New Roman"/>
                <w:kern w:val="0"/>
                <w:sz w:val="22"/>
                <w:szCs w:val="22"/>
              </w:rPr>
            </w:pPr>
            <w:r w:rsidRPr="004D6321">
              <w:rPr>
                <w:rFonts w:ascii="Times New Roman" w:hAnsi="Times New Roman" w:cs="Times New Roman"/>
                <w:kern w:val="0"/>
                <w:sz w:val="22"/>
                <w:szCs w:val="22"/>
              </w:rPr>
              <w:t>Group</w:t>
            </w:r>
          </w:p>
          <w:p w14:paraId="79F4DCFA" w14:textId="6B7E2702" w:rsidR="00F020C6" w:rsidRPr="007D1846" w:rsidRDefault="00F020C6" w:rsidP="00F020C6">
            <w:pPr>
              <w:autoSpaceDE w:val="0"/>
              <w:autoSpaceDN w:val="0"/>
              <w:adjustRightInd w:val="0"/>
              <w:spacing w:line="14" w:lineRule="auto"/>
              <w:jc w:val="center"/>
              <w:rPr>
                <w:kern w:val="0"/>
                <w:sz w:val="24"/>
              </w:rPr>
            </w:pPr>
          </w:p>
        </w:tc>
        <w:tc>
          <w:tcPr>
            <w:tcW w:w="1519" w:type="dxa"/>
            <w:tcBorders>
              <w:top w:val="single" w:sz="12" w:space="0" w:color="auto"/>
              <w:bottom w:val="single" w:sz="12" w:space="0" w:color="auto"/>
            </w:tcBorders>
            <w:vAlign w:val="center"/>
          </w:tcPr>
          <w:p w14:paraId="61B5E290" w14:textId="6DF31F23" w:rsidR="004D6321" w:rsidRDefault="004D6321" w:rsidP="00F020C6">
            <w:pPr>
              <w:autoSpaceDE w:val="0"/>
              <w:autoSpaceDN w:val="0"/>
              <w:adjustRightInd w:val="0"/>
              <w:spacing w:line="14" w:lineRule="auto"/>
              <w:jc w:val="center"/>
              <w:rPr>
                <w:ins w:id="8" w:author="霍欢" w:date="2021-04-30T09:53:00Z"/>
                <w:rFonts w:ascii="Times New Roman" w:hAnsi="Times New Roman" w:cs="Times New Roman"/>
                <w:kern w:val="0"/>
                <w:sz w:val="24"/>
              </w:rPr>
            </w:pPr>
            <w:r>
              <w:rPr>
                <w:rFonts w:ascii="Times New Roman" w:hAnsi="Times New Roman" w:cs="Times New Roman" w:hint="eastAsia"/>
                <w:kern w:val="0"/>
                <w:sz w:val="24"/>
              </w:rPr>
              <w:t>温度</w:t>
            </w:r>
            <w:r w:rsidRPr="007D1846">
              <w:rPr>
                <w:rFonts w:ascii="Times New Roman" w:hAnsi="Times New Roman" w:cs="Times New Roman"/>
                <w:kern w:val="0"/>
                <w:sz w:val="24"/>
              </w:rPr>
              <w:t>/℃</w:t>
            </w:r>
          </w:p>
          <w:p w14:paraId="32017985" w14:textId="72F4E70A" w:rsidR="004D6321" w:rsidRDefault="00F020C6" w:rsidP="00F020C6">
            <w:pPr>
              <w:autoSpaceDE w:val="0"/>
              <w:autoSpaceDN w:val="0"/>
              <w:adjustRightInd w:val="0"/>
              <w:spacing w:line="14" w:lineRule="auto"/>
              <w:jc w:val="center"/>
              <w:rPr>
                <w:rFonts w:ascii="Times New Roman" w:hAnsi="Times New Roman" w:cs="Times New Roman"/>
                <w:kern w:val="0"/>
                <w:sz w:val="22"/>
                <w:szCs w:val="22"/>
              </w:rPr>
            </w:pPr>
            <w:r w:rsidRPr="004D6321">
              <w:rPr>
                <w:rFonts w:ascii="Times New Roman" w:hAnsi="Times New Roman" w:cs="Times New Roman"/>
                <w:kern w:val="0"/>
                <w:sz w:val="22"/>
                <w:szCs w:val="22"/>
              </w:rPr>
              <w:t>T</w:t>
            </w:r>
            <w:r w:rsidR="004D6321" w:rsidRPr="004D6321">
              <w:rPr>
                <w:rFonts w:ascii="Times New Roman" w:hAnsi="Times New Roman" w:cs="Times New Roman"/>
                <w:kern w:val="0"/>
                <w:sz w:val="22"/>
                <w:szCs w:val="22"/>
              </w:rPr>
              <w:t>emperature</w:t>
            </w:r>
          </w:p>
          <w:p w14:paraId="41CE62B9" w14:textId="2E37E964" w:rsidR="00F020C6" w:rsidRPr="007D1846" w:rsidRDefault="00F020C6" w:rsidP="00F020C6">
            <w:pPr>
              <w:autoSpaceDE w:val="0"/>
              <w:autoSpaceDN w:val="0"/>
              <w:adjustRightInd w:val="0"/>
              <w:spacing w:line="14" w:lineRule="auto"/>
              <w:jc w:val="center"/>
              <w:rPr>
                <w:rFonts w:hint="eastAsia"/>
                <w:kern w:val="0"/>
                <w:sz w:val="24"/>
              </w:rPr>
            </w:pPr>
          </w:p>
        </w:tc>
        <w:tc>
          <w:tcPr>
            <w:tcW w:w="1710" w:type="dxa"/>
            <w:tcBorders>
              <w:top w:val="single" w:sz="12" w:space="0" w:color="auto"/>
              <w:bottom w:val="single" w:sz="12" w:space="0" w:color="auto"/>
            </w:tcBorders>
            <w:vAlign w:val="center"/>
          </w:tcPr>
          <w:p w14:paraId="245F8A2F" w14:textId="77777777" w:rsidR="004D6321" w:rsidRDefault="004D6321" w:rsidP="00F020C6">
            <w:pPr>
              <w:autoSpaceDE w:val="0"/>
              <w:autoSpaceDN w:val="0"/>
              <w:adjustRightInd w:val="0"/>
              <w:spacing w:line="14" w:lineRule="auto"/>
              <w:jc w:val="center"/>
              <w:rPr>
                <w:rFonts w:ascii="Times New Roman" w:hAnsi="Times New Roman" w:cs="Times New Roman"/>
                <w:kern w:val="0"/>
                <w:sz w:val="24"/>
              </w:rPr>
            </w:pPr>
            <w:r>
              <w:rPr>
                <w:rFonts w:hint="eastAsia"/>
                <w:kern w:val="0"/>
                <w:sz w:val="24"/>
              </w:rPr>
              <w:t xml:space="preserve"> </w:t>
            </w:r>
            <w:r>
              <w:rPr>
                <w:kern w:val="0"/>
                <w:sz w:val="24"/>
              </w:rPr>
              <w:t xml:space="preserve"> </w:t>
            </w:r>
            <w:r w:rsidRPr="007D1846">
              <w:rPr>
                <w:rFonts w:hint="eastAsia"/>
                <w:kern w:val="0"/>
                <w:sz w:val="24"/>
              </w:rPr>
              <w:t>湿度</w:t>
            </w:r>
            <w:r w:rsidRPr="007D1846">
              <w:rPr>
                <w:rFonts w:ascii="Times New Roman" w:hAnsi="Times New Roman" w:cs="Times New Roman"/>
                <w:kern w:val="0"/>
                <w:sz w:val="24"/>
              </w:rPr>
              <w:t>/</w:t>
            </w:r>
            <w:commentRangeStart w:id="9"/>
            <w:r w:rsidRPr="007D1846">
              <w:rPr>
                <w:rFonts w:ascii="Times New Roman" w:hAnsi="Times New Roman" w:cs="Times New Roman" w:hint="eastAsia"/>
                <w:kern w:val="0"/>
                <w:sz w:val="24"/>
              </w:rPr>
              <w:t>RH</w:t>
            </w:r>
            <w:commentRangeEnd w:id="9"/>
            <w:r>
              <w:rPr>
                <w:rStyle w:val="af0"/>
              </w:rPr>
              <w:commentReference w:id="9"/>
            </w:r>
            <w:ins w:id="10" w:author="霍欢" w:date="2021-04-30T09:53:00Z">
              <w:r>
                <w:rPr>
                  <w:rFonts w:ascii="Times New Roman" w:hAnsi="Times New Roman" w:cs="Times New Roman" w:hint="eastAsia"/>
                  <w:kern w:val="0"/>
                  <w:sz w:val="24"/>
                </w:rPr>
                <w:t>%</w:t>
              </w:r>
            </w:ins>
          </w:p>
          <w:p w14:paraId="0CF91599" w14:textId="00ED6022" w:rsidR="004D6321" w:rsidRDefault="00F020C6" w:rsidP="00F020C6">
            <w:pPr>
              <w:autoSpaceDE w:val="0"/>
              <w:autoSpaceDN w:val="0"/>
              <w:adjustRightInd w:val="0"/>
              <w:jc w:val="center"/>
              <w:rPr>
                <w:rFonts w:ascii="Times New Roman" w:hAnsi="Times New Roman" w:cs="Times New Roman"/>
                <w:kern w:val="0"/>
                <w:sz w:val="22"/>
                <w:szCs w:val="22"/>
              </w:rPr>
            </w:pPr>
            <w:r w:rsidRPr="004D6321">
              <w:rPr>
                <w:rFonts w:ascii="Times New Roman" w:hAnsi="Times New Roman" w:cs="Times New Roman"/>
                <w:kern w:val="0"/>
                <w:sz w:val="22"/>
                <w:szCs w:val="22"/>
              </w:rPr>
              <w:t>H</w:t>
            </w:r>
            <w:r w:rsidR="004D6321" w:rsidRPr="004D6321">
              <w:rPr>
                <w:rFonts w:ascii="Times New Roman" w:hAnsi="Times New Roman" w:cs="Times New Roman"/>
                <w:kern w:val="0"/>
                <w:sz w:val="22"/>
                <w:szCs w:val="22"/>
              </w:rPr>
              <w:t>umidity</w:t>
            </w:r>
          </w:p>
          <w:p w14:paraId="25AE2F72" w14:textId="30C75AC7" w:rsidR="00F020C6" w:rsidRPr="007D1846" w:rsidRDefault="00F020C6" w:rsidP="00F020C6">
            <w:pPr>
              <w:autoSpaceDE w:val="0"/>
              <w:autoSpaceDN w:val="0"/>
              <w:adjustRightInd w:val="0"/>
              <w:jc w:val="center"/>
              <w:rPr>
                <w:rFonts w:hint="eastAsia"/>
                <w:kern w:val="0"/>
                <w:sz w:val="24"/>
              </w:rPr>
            </w:pPr>
            <w:r>
              <w:rPr>
                <w:rFonts w:hint="eastAsia"/>
                <w:kern w:val="0"/>
                <w:sz w:val="24"/>
              </w:rPr>
              <w:t xml:space="preserve"> </w:t>
            </w:r>
          </w:p>
        </w:tc>
        <w:tc>
          <w:tcPr>
            <w:tcW w:w="2086" w:type="dxa"/>
            <w:tcBorders>
              <w:top w:val="single" w:sz="12" w:space="0" w:color="auto"/>
              <w:bottom w:val="single" w:sz="12" w:space="0" w:color="auto"/>
            </w:tcBorders>
            <w:vAlign w:val="center"/>
          </w:tcPr>
          <w:p w14:paraId="3048008F" w14:textId="77777777" w:rsidR="004D6321" w:rsidRDefault="004D6321" w:rsidP="00F020C6">
            <w:pPr>
              <w:autoSpaceDE w:val="0"/>
              <w:autoSpaceDN w:val="0"/>
              <w:adjustRightInd w:val="0"/>
              <w:spacing w:line="14" w:lineRule="auto"/>
              <w:jc w:val="center"/>
              <w:rPr>
                <w:rFonts w:ascii="Times New Roman" w:hAnsi="Times New Roman" w:cs="Times New Roman"/>
                <w:kern w:val="0"/>
                <w:sz w:val="24"/>
              </w:rPr>
            </w:pPr>
            <w:r w:rsidRPr="00F020C6">
              <w:rPr>
                <w:rFonts w:asciiTheme="minorEastAsia" w:hAnsiTheme="minorEastAsia" w:hint="eastAsia"/>
                <w:kern w:val="0"/>
                <w:sz w:val="24"/>
              </w:rPr>
              <w:t>光照强度</w:t>
            </w:r>
            <w:r w:rsidRPr="00F020C6">
              <w:rPr>
                <w:rFonts w:asciiTheme="minorEastAsia" w:hAnsiTheme="minorEastAsia" w:cs="Times New Roman"/>
                <w:kern w:val="0"/>
                <w:sz w:val="24"/>
              </w:rPr>
              <w:t>/</w:t>
            </w:r>
            <w:r w:rsidRPr="007D1846">
              <w:rPr>
                <w:rFonts w:ascii="Times New Roman" w:hAnsi="Times New Roman" w:cs="Times New Roman"/>
                <w:kern w:val="0"/>
                <w:sz w:val="24"/>
              </w:rPr>
              <w:t>Lx</w:t>
            </w:r>
          </w:p>
          <w:p w14:paraId="265EF2E5" w14:textId="796A9AA6" w:rsidR="004D6321" w:rsidRPr="00F020C6" w:rsidRDefault="00F020C6" w:rsidP="00F020C6">
            <w:pPr>
              <w:autoSpaceDE w:val="0"/>
              <w:autoSpaceDN w:val="0"/>
              <w:adjustRightInd w:val="0"/>
              <w:spacing w:line="14" w:lineRule="auto"/>
              <w:jc w:val="center"/>
              <w:rPr>
                <w:rFonts w:ascii="Times New Roman" w:hAnsi="Times New Roman" w:cs="Times New Roman"/>
                <w:kern w:val="0"/>
                <w:sz w:val="24"/>
              </w:rPr>
            </w:pPr>
            <w:r w:rsidRPr="00F020C6">
              <w:rPr>
                <w:rFonts w:ascii="Times New Roman" w:hAnsi="Times New Roman" w:cs="Times New Roman"/>
                <w:kern w:val="0"/>
                <w:sz w:val="22"/>
                <w:szCs w:val="22"/>
              </w:rPr>
              <w:t>I</w:t>
            </w:r>
            <w:r w:rsidRPr="00F020C6">
              <w:rPr>
                <w:rFonts w:ascii="Times New Roman" w:hAnsi="Times New Roman" w:cs="Times New Roman"/>
                <w:kern w:val="0"/>
                <w:sz w:val="22"/>
                <w:szCs w:val="22"/>
              </w:rPr>
              <w:t>llumination</w:t>
            </w:r>
            <w:r>
              <w:rPr>
                <w:rFonts w:ascii="Times New Roman" w:hAnsi="Times New Roman" w:cs="Times New Roman"/>
                <w:kern w:val="0"/>
                <w:sz w:val="22"/>
                <w:szCs w:val="22"/>
              </w:rPr>
              <w:t xml:space="preserve"> </w:t>
            </w:r>
            <w:r w:rsidRPr="00F020C6">
              <w:rPr>
                <w:rFonts w:ascii="Times New Roman" w:hAnsi="Times New Roman" w:cs="Times New Roman"/>
                <w:kern w:val="0"/>
                <w:sz w:val="22"/>
                <w:szCs w:val="22"/>
              </w:rPr>
              <w:t>intensity</w:t>
            </w:r>
            <w:r w:rsidR="004D6321">
              <w:rPr>
                <w:rFonts w:ascii="Times New Roman" w:hAnsi="Times New Roman" w:cs="Times New Roman"/>
                <w:kern w:val="0"/>
                <w:sz w:val="24"/>
              </w:rPr>
              <w:t xml:space="preserve">     </w:t>
            </w:r>
          </w:p>
        </w:tc>
        <w:tc>
          <w:tcPr>
            <w:tcW w:w="3480" w:type="dxa"/>
            <w:tcBorders>
              <w:top w:val="single" w:sz="12" w:space="0" w:color="auto"/>
              <w:bottom w:val="single" w:sz="12" w:space="0" w:color="auto"/>
            </w:tcBorders>
            <w:vAlign w:val="center"/>
          </w:tcPr>
          <w:p w14:paraId="7D0211C5" w14:textId="77777777" w:rsidR="004D6321" w:rsidRDefault="004D6321" w:rsidP="00F020C6">
            <w:pPr>
              <w:autoSpaceDE w:val="0"/>
              <w:autoSpaceDN w:val="0"/>
              <w:adjustRightInd w:val="0"/>
              <w:spacing w:line="14" w:lineRule="auto"/>
              <w:jc w:val="center"/>
              <w:rPr>
                <w:rFonts w:ascii="Times New Roman" w:hAnsi="Times New Roman" w:cs="Times New Roman"/>
                <w:kern w:val="0"/>
                <w:sz w:val="24"/>
              </w:rPr>
            </w:pPr>
            <w:r w:rsidRPr="007D1846">
              <w:rPr>
                <w:rFonts w:hint="eastAsia"/>
                <w:kern w:val="0"/>
                <w:sz w:val="24"/>
              </w:rPr>
              <w:t>相机与植物的间距</w:t>
            </w:r>
            <w:r w:rsidRPr="007D1846">
              <w:rPr>
                <w:rFonts w:ascii="Times New Roman" w:hAnsi="Times New Roman" w:cs="Times New Roman"/>
                <w:kern w:val="0"/>
                <w:sz w:val="24"/>
              </w:rPr>
              <w:t>/cm</w:t>
            </w:r>
          </w:p>
          <w:p w14:paraId="239903CD" w14:textId="616E65E5" w:rsidR="00F020C6" w:rsidRPr="007D1846" w:rsidRDefault="00F020C6" w:rsidP="00F020C6">
            <w:pPr>
              <w:autoSpaceDE w:val="0"/>
              <w:autoSpaceDN w:val="0"/>
              <w:adjustRightInd w:val="0"/>
              <w:spacing w:line="14" w:lineRule="auto"/>
              <w:jc w:val="center"/>
              <w:rPr>
                <w:kern w:val="0"/>
                <w:sz w:val="24"/>
              </w:rPr>
            </w:pPr>
            <w:r w:rsidRPr="00F020C6">
              <w:rPr>
                <w:rFonts w:ascii="Times New Roman" w:hAnsi="Times New Roman" w:cs="Times New Roman"/>
                <w:kern w:val="0"/>
                <w:sz w:val="22"/>
                <w:szCs w:val="22"/>
              </w:rPr>
              <w:t>The distance between the camera and the plant</w:t>
            </w:r>
          </w:p>
        </w:tc>
      </w:tr>
      <w:tr w:rsidR="004D6321" w:rsidRPr="007D1846" w14:paraId="3238A43D" w14:textId="77777777" w:rsidTr="004D6321">
        <w:trPr>
          <w:trHeight w:val="474"/>
          <w:jc w:val="center"/>
        </w:trPr>
        <w:tc>
          <w:tcPr>
            <w:tcW w:w="1653" w:type="dxa"/>
            <w:tcBorders>
              <w:top w:val="single" w:sz="12" w:space="0" w:color="auto"/>
            </w:tcBorders>
            <w:vAlign w:val="center"/>
          </w:tcPr>
          <w:p w14:paraId="5FA0D61E"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w:t>
            </w:r>
          </w:p>
        </w:tc>
        <w:tc>
          <w:tcPr>
            <w:tcW w:w="1519" w:type="dxa"/>
            <w:tcBorders>
              <w:top w:val="single" w:sz="12" w:space="0" w:color="auto"/>
            </w:tcBorders>
            <w:vAlign w:val="center"/>
          </w:tcPr>
          <w:p w14:paraId="3843335C" w14:textId="1C8F2D0E"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w:t>
            </w:r>
            <w:r w:rsidR="00DE7B64">
              <w:rPr>
                <w:rFonts w:hint="eastAsia"/>
              </w:rPr>
              <w:t>~</w:t>
            </w:r>
            <w:r w:rsidRPr="007D1846">
              <w:rPr>
                <w:rFonts w:ascii="Times New Roman" w:hAnsi="Times New Roman" w:cs="Times New Roman"/>
                <w:kern w:val="0"/>
                <w:sz w:val="24"/>
              </w:rPr>
              <w:t>23</w:t>
            </w:r>
          </w:p>
        </w:tc>
        <w:tc>
          <w:tcPr>
            <w:tcW w:w="1710" w:type="dxa"/>
            <w:tcBorders>
              <w:top w:val="single" w:sz="12" w:space="0" w:color="auto"/>
            </w:tcBorders>
            <w:vAlign w:val="center"/>
          </w:tcPr>
          <w:p w14:paraId="051630EF" w14:textId="7342BDEC"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45</w:t>
            </w:r>
            <w:bookmarkStart w:id="11" w:name="_Hlk71389192"/>
            <w:r w:rsidR="00DE7B64">
              <w:rPr>
                <w:rFonts w:hint="eastAsia"/>
              </w:rPr>
              <w:t>~</w:t>
            </w:r>
            <w:bookmarkEnd w:id="11"/>
            <w:r w:rsidRPr="007D1846">
              <w:rPr>
                <w:rFonts w:ascii="Times New Roman" w:hAnsi="Times New Roman" w:cs="Times New Roman"/>
                <w:kern w:val="0"/>
                <w:sz w:val="24"/>
              </w:rPr>
              <w:t>47</w:t>
            </w:r>
          </w:p>
        </w:tc>
        <w:tc>
          <w:tcPr>
            <w:tcW w:w="2086" w:type="dxa"/>
            <w:tcBorders>
              <w:top w:val="single" w:sz="12" w:space="0" w:color="auto"/>
            </w:tcBorders>
            <w:vAlign w:val="center"/>
          </w:tcPr>
          <w:p w14:paraId="3F5FF281" w14:textId="58BD36FB"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Pr>
                <w:rFonts w:hint="eastAsia"/>
              </w:rPr>
              <w:t>~</w:t>
            </w:r>
            <w:r w:rsidRPr="007D1846">
              <w:rPr>
                <w:rFonts w:ascii="Times New Roman" w:hAnsi="Times New Roman" w:cs="Times New Roman"/>
                <w:kern w:val="0"/>
                <w:sz w:val="24"/>
              </w:rPr>
              <w:t>1000</w:t>
            </w:r>
          </w:p>
        </w:tc>
        <w:tc>
          <w:tcPr>
            <w:tcW w:w="3480" w:type="dxa"/>
            <w:tcBorders>
              <w:top w:val="single" w:sz="12" w:space="0" w:color="auto"/>
            </w:tcBorders>
            <w:vAlign w:val="center"/>
          </w:tcPr>
          <w:p w14:paraId="5EE702BF"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150</w:t>
            </w:r>
          </w:p>
        </w:tc>
      </w:tr>
      <w:tr w:rsidR="004D6321" w:rsidRPr="007D1846" w14:paraId="5BCB3D45" w14:textId="77777777" w:rsidTr="004D6321">
        <w:trPr>
          <w:trHeight w:val="487"/>
          <w:jc w:val="center"/>
        </w:trPr>
        <w:tc>
          <w:tcPr>
            <w:tcW w:w="1653" w:type="dxa"/>
            <w:vAlign w:val="center"/>
          </w:tcPr>
          <w:p w14:paraId="42018BB5"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w:t>
            </w:r>
          </w:p>
        </w:tc>
        <w:tc>
          <w:tcPr>
            <w:tcW w:w="1519" w:type="dxa"/>
            <w:vAlign w:val="center"/>
          </w:tcPr>
          <w:p w14:paraId="50596689" w14:textId="248C547D"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w:t>
            </w:r>
            <w:r w:rsidR="00DE7B64">
              <w:rPr>
                <w:rFonts w:hint="eastAsia"/>
              </w:rPr>
              <w:t>~</w:t>
            </w:r>
            <w:r w:rsidRPr="007D1846">
              <w:rPr>
                <w:rFonts w:ascii="Times New Roman" w:hAnsi="Times New Roman" w:cs="Times New Roman"/>
                <w:kern w:val="0"/>
                <w:sz w:val="24"/>
              </w:rPr>
              <w:t>23</w:t>
            </w:r>
          </w:p>
        </w:tc>
        <w:tc>
          <w:tcPr>
            <w:tcW w:w="1710" w:type="dxa"/>
            <w:vAlign w:val="center"/>
          </w:tcPr>
          <w:p w14:paraId="10BF7010" w14:textId="6F8BCD6F"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48</w:t>
            </w:r>
            <w:r w:rsidR="00DE7B64">
              <w:rPr>
                <w:rFonts w:hint="eastAsia"/>
              </w:rPr>
              <w:t>~</w:t>
            </w:r>
            <w:r w:rsidRPr="007D1846">
              <w:rPr>
                <w:rFonts w:ascii="Times New Roman" w:hAnsi="Times New Roman" w:cs="Times New Roman"/>
                <w:kern w:val="0"/>
                <w:sz w:val="24"/>
              </w:rPr>
              <w:t>50</w:t>
            </w:r>
          </w:p>
        </w:tc>
        <w:tc>
          <w:tcPr>
            <w:tcW w:w="2086" w:type="dxa"/>
            <w:vAlign w:val="center"/>
          </w:tcPr>
          <w:p w14:paraId="1B3AC492" w14:textId="336BDA3E"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3893D5B4"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150</w:t>
            </w:r>
          </w:p>
        </w:tc>
      </w:tr>
      <w:tr w:rsidR="004D6321" w:rsidRPr="007D1846" w14:paraId="191E30CE" w14:textId="77777777" w:rsidTr="004D6321">
        <w:trPr>
          <w:trHeight w:val="474"/>
          <w:jc w:val="center"/>
        </w:trPr>
        <w:tc>
          <w:tcPr>
            <w:tcW w:w="1653" w:type="dxa"/>
            <w:vAlign w:val="center"/>
          </w:tcPr>
          <w:p w14:paraId="1EFA69DE"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3</w:t>
            </w:r>
          </w:p>
        </w:tc>
        <w:tc>
          <w:tcPr>
            <w:tcW w:w="1519" w:type="dxa"/>
            <w:vAlign w:val="center"/>
          </w:tcPr>
          <w:p w14:paraId="07BC2F69" w14:textId="58A11220"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w:t>
            </w:r>
            <w:r w:rsidR="00DE7B64">
              <w:rPr>
                <w:rFonts w:hint="eastAsia"/>
              </w:rPr>
              <w:t>~</w:t>
            </w:r>
            <w:r w:rsidRPr="007D1846">
              <w:rPr>
                <w:rFonts w:ascii="Times New Roman" w:hAnsi="Times New Roman" w:cs="Times New Roman"/>
                <w:kern w:val="0"/>
                <w:sz w:val="24"/>
              </w:rPr>
              <w:t>23</w:t>
            </w:r>
          </w:p>
        </w:tc>
        <w:tc>
          <w:tcPr>
            <w:tcW w:w="1710" w:type="dxa"/>
            <w:vAlign w:val="center"/>
          </w:tcPr>
          <w:p w14:paraId="597386BD" w14:textId="1841C4E6"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51</w:t>
            </w:r>
            <w:r w:rsidR="00DE7B64">
              <w:rPr>
                <w:rFonts w:hint="eastAsia"/>
              </w:rPr>
              <w:t>~</w:t>
            </w:r>
            <w:r w:rsidRPr="007D1846">
              <w:rPr>
                <w:rFonts w:ascii="Times New Roman" w:hAnsi="Times New Roman" w:cs="Times New Roman"/>
                <w:kern w:val="0"/>
                <w:sz w:val="24"/>
              </w:rPr>
              <w:t>53</w:t>
            </w:r>
          </w:p>
        </w:tc>
        <w:tc>
          <w:tcPr>
            <w:tcW w:w="2086" w:type="dxa"/>
            <w:vAlign w:val="center"/>
          </w:tcPr>
          <w:p w14:paraId="4004F852" w14:textId="5FD08E75"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19B73EB4"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150</w:t>
            </w:r>
          </w:p>
        </w:tc>
      </w:tr>
      <w:tr w:rsidR="004D6321" w:rsidRPr="007D1846" w14:paraId="67DCC9C7" w14:textId="77777777" w:rsidTr="004D6321">
        <w:trPr>
          <w:trHeight w:val="474"/>
          <w:jc w:val="center"/>
        </w:trPr>
        <w:tc>
          <w:tcPr>
            <w:tcW w:w="1653" w:type="dxa"/>
            <w:vAlign w:val="center"/>
          </w:tcPr>
          <w:p w14:paraId="3643060F"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w:t>
            </w:r>
          </w:p>
        </w:tc>
        <w:tc>
          <w:tcPr>
            <w:tcW w:w="1519" w:type="dxa"/>
            <w:vAlign w:val="center"/>
          </w:tcPr>
          <w:p w14:paraId="444C4245" w14:textId="7FEBC133"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24</w:t>
            </w:r>
            <w:r w:rsidR="00DE7B64">
              <w:rPr>
                <w:rFonts w:hint="eastAsia"/>
              </w:rPr>
              <w:t>~</w:t>
            </w:r>
            <w:r w:rsidRPr="007D1846">
              <w:rPr>
                <w:rFonts w:ascii="Times New Roman" w:hAnsi="Times New Roman" w:cs="Times New Roman"/>
                <w:kern w:val="0"/>
                <w:sz w:val="24"/>
              </w:rPr>
              <w:t>27</w:t>
            </w:r>
          </w:p>
        </w:tc>
        <w:tc>
          <w:tcPr>
            <w:tcW w:w="1710" w:type="dxa"/>
            <w:vAlign w:val="center"/>
          </w:tcPr>
          <w:p w14:paraId="3C971C38" w14:textId="5472FED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45</w:t>
            </w:r>
            <w:r w:rsidR="00DE7B64">
              <w:rPr>
                <w:rFonts w:hint="eastAsia"/>
              </w:rPr>
              <w:t>~</w:t>
            </w:r>
            <w:r w:rsidRPr="007D1846">
              <w:rPr>
                <w:rFonts w:ascii="Times New Roman" w:hAnsi="Times New Roman" w:cs="Times New Roman"/>
                <w:kern w:val="0"/>
                <w:sz w:val="24"/>
              </w:rPr>
              <w:t>47</w:t>
            </w:r>
          </w:p>
        </w:tc>
        <w:tc>
          <w:tcPr>
            <w:tcW w:w="2086" w:type="dxa"/>
            <w:vAlign w:val="center"/>
          </w:tcPr>
          <w:p w14:paraId="0C22714E" w14:textId="1FDA3BE6"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vAlign w:val="center"/>
          </w:tcPr>
          <w:p w14:paraId="20617276"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180</w:t>
            </w:r>
          </w:p>
        </w:tc>
      </w:tr>
      <w:tr w:rsidR="004D6321" w:rsidRPr="007D1846" w14:paraId="32873C71" w14:textId="77777777" w:rsidTr="004D6321">
        <w:trPr>
          <w:trHeight w:val="487"/>
          <w:jc w:val="center"/>
        </w:trPr>
        <w:tc>
          <w:tcPr>
            <w:tcW w:w="1653" w:type="dxa"/>
            <w:vAlign w:val="center"/>
          </w:tcPr>
          <w:p w14:paraId="1C35D420"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5</w:t>
            </w:r>
          </w:p>
        </w:tc>
        <w:tc>
          <w:tcPr>
            <w:tcW w:w="1519" w:type="dxa"/>
            <w:vAlign w:val="center"/>
          </w:tcPr>
          <w:p w14:paraId="58179AA1" w14:textId="7B8CF7A6"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24</w:t>
            </w:r>
            <w:r w:rsidR="00DE7B64">
              <w:rPr>
                <w:rFonts w:hint="eastAsia"/>
              </w:rPr>
              <w:t>~</w:t>
            </w:r>
            <w:r w:rsidRPr="007D1846">
              <w:rPr>
                <w:rFonts w:ascii="Times New Roman" w:hAnsi="Times New Roman" w:cs="Times New Roman"/>
                <w:kern w:val="0"/>
                <w:sz w:val="24"/>
              </w:rPr>
              <w:t>27</w:t>
            </w:r>
          </w:p>
        </w:tc>
        <w:tc>
          <w:tcPr>
            <w:tcW w:w="1710" w:type="dxa"/>
            <w:vAlign w:val="center"/>
          </w:tcPr>
          <w:p w14:paraId="1C93E583" w14:textId="61C306A0"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48</w:t>
            </w:r>
            <w:r w:rsidR="00DE7B64">
              <w:rPr>
                <w:rFonts w:hint="eastAsia"/>
              </w:rPr>
              <w:t>~</w:t>
            </w:r>
            <w:r w:rsidRPr="007D1846">
              <w:rPr>
                <w:rFonts w:ascii="Times New Roman" w:hAnsi="Times New Roman" w:cs="Times New Roman"/>
                <w:kern w:val="0"/>
                <w:sz w:val="24"/>
              </w:rPr>
              <w:t>50</w:t>
            </w:r>
          </w:p>
        </w:tc>
        <w:tc>
          <w:tcPr>
            <w:tcW w:w="2086" w:type="dxa"/>
            <w:vAlign w:val="center"/>
          </w:tcPr>
          <w:p w14:paraId="70D88FF4" w14:textId="38AA0068"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3F177AC7"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180</w:t>
            </w:r>
          </w:p>
        </w:tc>
      </w:tr>
      <w:tr w:rsidR="004D6321" w:rsidRPr="007D1846" w14:paraId="27A2577F" w14:textId="77777777" w:rsidTr="004D6321">
        <w:trPr>
          <w:trHeight w:val="474"/>
          <w:jc w:val="center"/>
        </w:trPr>
        <w:tc>
          <w:tcPr>
            <w:tcW w:w="1653" w:type="dxa"/>
            <w:vAlign w:val="center"/>
          </w:tcPr>
          <w:p w14:paraId="09267A12"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6</w:t>
            </w:r>
          </w:p>
        </w:tc>
        <w:tc>
          <w:tcPr>
            <w:tcW w:w="1519" w:type="dxa"/>
            <w:vAlign w:val="center"/>
          </w:tcPr>
          <w:p w14:paraId="2425C5CE" w14:textId="74BE3573"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24</w:t>
            </w:r>
            <w:r w:rsidR="00DE7B64">
              <w:rPr>
                <w:rFonts w:hint="eastAsia"/>
              </w:rPr>
              <w:t>~</w:t>
            </w:r>
            <w:r w:rsidRPr="007D1846">
              <w:rPr>
                <w:rFonts w:ascii="Times New Roman" w:hAnsi="Times New Roman" w:cs="Times New Roman"/>
                <w:kern w:val="0"/>
                <w:sz w:val="24"/>
              </w:rPr>
              <w:t>27</w:t>
            </w:r>
          </w:p>
        </w:tc>
        <w:tc>
          <w:tcPr>
            <w:tcW w:w="1710" w:type="dxa"/>
            <w:vAlign w:val="center"/>
          </w:tcPr>
          <w:p w14:paraId="58222B54" w14:textId="2A9122F1"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51</w:t>
            </w:r>
            <w:r w:rsidR="00DE7B64">
              <w:rPr>
                <w:rFonts w:hint="eastAsia"/>
              </w:rPr>
              <w:t>~</w:t>
            </w:r>
            <w:r w:rsidRPr="007D1846">
              <w:rPr>
                <w:rFonts w:ascii="Times New Roman" w:hAnsi="Times New Roman" w:cs="Times New Roman"/>
                <w:kern w:val="0"/>
                <w:sz w:val="24"/>
              </w:rPr>
              <w:t>53</w:t>
            </w:r>
          </w:p>
        </w:tc>
        <w:tc>
          <w:tcPr>
            <w:tcW w:w="2086" w:type="dxa"/>
            <w:vAlign w:val="center"/>
          </w:tcPr>
          <w:p w14:paraId="31E517E6" w14:textId="2BA3C17D"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3CD298FD"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commentRangeStart w:id="12"/>
            <w:r w:rsidRPr="007D1846">
              <w:rPr>
                <w:rFonts w:ascii="Times New Roman" w:hAnsi="Times New Roman" w:cs="Times New Roman"/>
                <w:kern w:val="0"/>
                <w:sz w:val="24"/>
              </w:rPr>
              <w:t>180</w:t>
            </w:r>
            <w:commentRangeEnd w:id="12"/>
            <w:r>
              <w:rPr>
                <w:rStyle w:val="af0"/>
              </w:rPr>
              <w:commentReference w:id="12"/>
            </w:r>
          </w:p>
        </w:tc>
      </w:tr>
      <w:tr w:rsidR="004D6321" w:rsidRPr="007D1846" w14:paraId="57391B2B" w14:textId="77777777" w:rsidTr="004D6321">
        <w:trPr>
          <w:trHeight w:val="487"/>
          <w:jc w:val="center"/>
        </w:trPr>
        <w:tc>
          <w:tcPr>
            <w:tcW w:w="1653" w:type="dxa"/>
            <w:vAlign w:val="center"/>
          </w:tcPr>
          <w:p w14:paraId="1A035D35"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7</w:t>
            </w:r>
          </w:p>
        </w:tc>
        <w:tc>
          <w:tcPr>
            <w:tcW w:w="1519" w:type="dxa"/>
            <w:vAlign w:val="center"/>
          </w:tcPr>
          <w:p w14:paraId="0E1B8B54" w14:textId="12ADA36A"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28</w:t>
            </w:r>
            <w:r w:rsidR="00DE7B64">
              <w:rPr>
                <w:rFonts w:hint="eastAsia"/>
              </w:rPr>
              <w:t>~</w:t>
            </w:r>
            <w:r w:rsidRPr="007D1846">
              <w:rPr>
                <w:rFonts w:ascii="Times New Roman" w:hAnsi="Times New Roman" w:cs="Times New Roman"/>
                <w:kern w:val="0"/>
                <w:sz w:val="24"/>
              </w:rPr>
              <w:t>31</w:t>
            </w:r>
          </w:p>
        </w:tc>
        <w:tc>
          <w:tcPr>
            <w:tcW w:w="1710" w:type="dxa"/>
            <w:vAlign w:val="center"/>
          </w:tcPr>
          <w:p w14:paraId="51BCDD85" w14:textId="2E1C37D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45</w:t>
            </w:r>
            <w:r w:rsidR="00DE7B64">
              <w:rPr>
                <w:rFonts w:hint="eastAsia"/>
              </w:rPr>
              <w:t>~</w:t>
            </w:r>
            <w:r w:rsidRPr="007D1846">
              <w:rPr>
                <w:rFonts w:ascii="Times New Roman" w:hAnsi="Times New Roman" w:cs="Times New Roman"/>
                <w:kern w:val="0"/>
                <w:sz w:val="24"/>
              </w:rPr>
              <w:t>47</w:t>
            </w:r>
          </w:p>
        </w:tc>
        <w:tc>
          <w:tcPr>
            <w:tcW w:w="2086" w:type="dxa"/>
            <w:vAlign w:val="center"/>
          </w:tcPr>
          <w:p w14:paraId="558B2682" w14:textId="4AE8B383"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vAlign w:val="center"/>
          </w:tcPr>
          <w:p w14:paraId="56513858"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200</w:t>
            </w:r>
          </w:p>
        </w:tc>
      </w:tr>
      <w:tr w:rsidR="004D6321" w:rsidRPr="007D1846" w14:paraId="5FE06311" w14:textId="77777777" w:rsidTr="004D6321">
        <w:trPr>
          <w:trHeight w:val="474"/>
          <w:jc w:val="center"/>
        </w:trPr>
        <w:tc>
          <w:tcPr>
            <w:tcW w:w="1653" w:type="dxa"/>
            <w:vAlign w:val="center"/>
          </w:tcPr>
          <w:p w14:paraId="44D42C85"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w:t>
            </w:r>
          </w:p>
        </w:tc>
        <w:tc>
          <w:tcPr>
            <w:tcW w:w="1519" w:type="dxa"/>
            <w:vAlign w:val="center"/>
          </w:tcPr>
          <w:p w14:paraId="1ABCB360" w14:textId="2D4A3B1B"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28</w:t>
            </w:r>
            <w:r w:rsidR="00DE7B64">
              <w:rPr>
                <w:rFonts w:hint="eastAsia"/>
              </w:rPr>
              <w:t>~</w:t>
            </w:r>
            <w:r w:rsidRPr="007D1846">
              <w:rPr>
                <w:rFonts w:ascii="Times New Roman" w:hAnsi="Times New Roman" w:cs="Times New Roman"/>
                <w:kern w:val="0"/>
                <w:sz w:val="24"/>
              </w:rPr>
              <w:t>31</w:t>
            </w:r>
          </w:p>
        </w:tc>
        <w:tc>
          <w:tcPr>
            <w:tcW w:w="1710" w:type="dxa"/>
            <w:vAlign w:val="center"/>
          </w:tcPr>
          <w:p w14:paraId="543A212C" w14:textId="3C851556"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48</w:t>
            </w:r>
            <w:r w:rsidR="00DE7B64">
              <w:rPr>
                <w:rFonts w:hint="eastAsia"/>
              </w:rPr>
              <w:t>~</w:t>
            </w:r>
            <w:r w:rsidRPr="007D1846">
              <w:rPr>
                <w:rFonts w:ascii="Times New Roman" w:hAnsi="Times New Roman" w:cs="Times New Roman"/>
                <w:kern w:val="0"/>
                <w:sz w:val="24"/>
              </w:rPr>
              <w:t>50</w:t>
            </w:r>
          </w:p>
        </w:tc>
        <w:tc>
          <w:tcPr>
            <w:tcW w:w="2086" w:type="dxa"/>
            <w:vAlign w:val="center"/>
          </w:tcPr>
          <w:p w14:paraId="551770C5" w14:textId="725DC3C0"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7F4E22F5"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200</w:t>
            </w:r>
          </w:p>
        </w:tc>
      </w:tr>
      <w:tr w:rsidR="004D6321" w:rsidRPr="007D1846" w14:paraId="65185F7C" w14:textId="77777777" w:rsidTr="004D6321">
        <w:trPr>
          <w:trHeight w:val="487"/>
          <w:jc w:val="center"/>
        </w:trPr>
        <w:tc>
          <w:tcPr>
            <w:tcW w:w="1653" w:type="dxa"/>
            <w:vAlign w:val="center"/>
          </w:tcPr>
          <w:p w14:paraId="3E456D80"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9</w:t>
            </w:r>
          </w:p>
        </w:tc>
        <w:tc>
          <w:tcPr>
            <w:tcW w:w="1519" w:type="dxa"/>
            <w:vAlign w:val="center"/>
          </w:tcPr>
          <w:p w14:paraId="088697AD" w14:textId="51EDAF32"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28</w:t>
            </w:r>
            <w:r w:rsidR="00DE7B64">
              <w:rPr>
                <w:rFonts w:hint="eastAsia"/>
              </w:rPr>
              <w:t>~</w:t>
            </w:r>
            <w:r w:rsidRPr="007D1846">
              <w:rPr>
                <w:rFonts w:ascii="Times New Roman" w:hAnsi="Times New Roman" w:cs="Times New Roman"/>
                <w:kern w:val="0"/>
                <w:sz w:val="24"/>
              </w:rPr>
              <w:t>31</w:t>
            </w:r>
          </w:p>
        </w:tc>
        <w:tc>
          <w:tcPr>
            <w:tcW w:w="1710" w:type="dxa"/>
            <w:vAlign w:val="center"/>
          </w:tcPr>
          <w:p w14:paraId="2E7588F6" w14:textId="109B14C3"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51</w:t>
            </w:r>
            <w:r w:rsidR="00DE7B64">
              <w:rPr>
                <w:rFonts w:hint="eastAsia"/>
              </w:rPr>
              <w:t>~</w:t>
            </w:r>
            <w:r w:rsidRPr="007D1846">
              <w:rPr>
                <w:rFonts w:ascii="Times New Roman" w:hAnsi="Times New Roman" w:cs="Times New Roman"/>
                <w:kern w:val="0"/>
                <w:sz w:val="24"/>
              </w:rPr>
              <w:t>53</w:t>
            </w:r>
          </w:p>
        </w:tc>
        <w:tc>
          <w:tcPr>
            <w:tcW w:w="2086" w:type="dxa"/>
            <w:vAlign w:val="center"/>
          </w:tcPr>
          <w:p w14:paraId="6E141949" w14:textId="2CD81DE8"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800</w:t>
            </w:r>
            <w:r w:rsidR="00DE7B64">
              <w:rPr>
                <w:rFonts w:hint="eastAsia"/>
              </w:rPr>
              <w:t>~</w:t>
            </w:r>
            <w:r w:rsidRPr="007D1846">
              <w:rPr>
                <w:rFonts w:ascii="Times New Roman" w:hAnsi="Times New Roman" w:cs="Times New Roman"/>
                <w:kern w:val="0"/>
                <w:sz w:val="24"/>
              </w:rPr>
              <w:t>1000</w:t>
            </w:r>
          </w:p>
        </w:tc>
        <w:tc>
          <w:tcPr>
            <w:tcW w:w="3480" w:type="dxa"/>
          </w:tcPr>
          <w:p w14:paraId="141AF025" w14:textId="77777777" w:rsidR="004D6321" w:rsidRPr="007D1846" w:rsidRDefault="004D6321">
            <w:pPr>
              <w:autoSpaceDE w:val="0"/>
              <w:autoSpaceDN w:val="0"/>
              <w:adjustRightInd w:val="0"/>
              <w:spacing w:line="360" w:lineRule="auto"/>
              <w:jc w:val="center"/>
              <w:rPr>
                <w:rFonts w:ascii="Times New Roman" w:hAnsi="Times New Roman" w:cs="Times New Roman"/>
                <w:kern w:val="0"/>
                <w:sz w:val="24"/>
              </w:rPr>
            </w:pPr>
            <w:r w:rsidRPr="007D1846">
              <w:rPr>
                <w:rFonts w:ascii="Times New Roman" w:hAnsi="Times New Roman" w:cs="Times New Roman"/>
                <w:kern w:val="0"/>
                <w:sz w:val="24"/>
              </w:rPr>
              <w:t>200</w:t>
            </w:r>
          </w:p>
        </w:tc>
      </w:tr>
    </w:tbl>
    <w:p w14:paraId="73140FB4" w14:textId="7E4B2634" w:rsidR="00CB6901" w:rsidRPr="007D1846" w:rsidRDefault="006911C6" w:rsidP="0045343E">
      <w:pPr>
        <w:numPr>
          <w:ilvl w:val="1"/>
          <w:numId w:val="2"/>
        </w:numPr>
        <w:adjustRightInd w:val="0"/>
        <w:spacing w:line="360" w:lineRule="auto"/>
        <w:rPr>
          <w:rFonts w:ascii="Times New Roman" w:eastAsia="黑体" w:hAnsi="黑体" w:cs="Times New Roman"/>
          <w:bCs/>
          <w:kern w:val="0"/>
          <w:szCs w:val="21"/>
        </w:rPr>
      </w:pPr>
      <w:r w:rsidRPr="007D1846">
        <w:rPr>
          <w:rFonts w:ascii="Times New Roman" w:eastAsia="黑体" w:hAnsi="黑体" w:cs="Times New Roman" w:hint="eastAsia"/>
          <w:bCs/>
          <w:kern w:val="0"/>
          <w:szCs w:val="21"/>
        </w:rPr>
        <w:t>数据集构建</w:t>
      </w:r>
    </w:p>
    <w:p w14:paraId="63AB6FAA" w14:textId="73E16DC1" w:rsidR="00CB6901" w:rsidRPr="007D1846" w:rsidRDefault="006911C6" w:rsidP="005B29ED">
      <w:pPr>
        <w:autoSpaceDE w:val="0"/>
        <w:autoSpaceDN w:val="0"/>
        <w:adjustRightInd w:val="0"/>
        <w:spacing w:line="314" w:lineRule="exact"/>
        <w:ind w:firstLineChars="200" w:firstLine="420"/>
        <w:rPr>
          <w:rFonts w:asciiTheme="minorEastAsia" w:hAnsiTheme="minorEastAsia"/>
          <w:szCs w:val="21"/>
        </w:rPr>
      </w:pPr>
      <w:r w:rsidRPr="007D1846">
        <w:rPr>
          <w:rFonts w:asciiTheme="minorEastAsia" w:hAnsiTheme="minorEastAsia" w:hint="eastAsia"/>
          <w:szCs w:val="21"/>
        </w:rPr>
        <w:t>卷积神经网络模型需要大量的数据支撑网络训练，本研究采用空间几何变换的方式，如翻转、随机旋转、随机缩放等操作</w:t>
      </w:r>
      <w:r w:rsidR="003E074A" w:rsidRPr="007D1846">
        <w:rPr>
          <w:rFonts w:asciiTheme="minorEastAsia" w:hAnsiTheme="minorEastAsia" w:hint="eastAsia"/>
          <w:szCs w:val="21"/>
          <w:highlight w:val="yellow"/>
          <w:vertAlign w:val="superscript"/>
        </w:rPr>
        <w:t>[</w:t>
      </w:r>
      <w:r w:rsidR="003E074A" w:rsidRPr="007D1846">
        <w:rPr>
          <w:rFonts w:asciiTheme="minorEastAsia" w:hAnsiTheme="minorEastAsia"/>
          <w:szCs w:val="21"/>
          <w:highlight w:val="yellow"/>
          <w:vertAlign w:val="superscript"/>
        </w:rPr>
        <w:t>1</w:t>
      </w:r>
      <w:r w:rsidR="003A038E">
        <w:rPr>
          <w:rFonts w:asciiTheme="minorEastAsia" w:hAnsiTheme="minorEastAsia"/>
          <w:szCs w:val="21"/>
          <w:highlight w:val="yellow"/>
          <w:vertAlign w:val="superscript"/>
        </w:rPr>
        <w:t>2</w:t>
      </w:r>
      <w:r w:rsidR="003E074A" w:rsidRPr="007D1846">
        <w:rPr>
          <w:rFonts w:asciiTheme="minorEastAsia" w:hAnsiTheme="minorEastAsia"/>
          <w:szCs w:val="21"/>
          <w:highlight w:val="yellow"/>
          <w:vertAlign w:val="superscript"/>
        </w:rPr>
        <w:t>]</w:t>
      </w:r>
      <w:r w:rsidRPr="007D1846">
        <w:rPr>
          <w:rFonts w:asciiTheme="minorEastAsia" w:hAnsiTheme="minorEastAsia" w:hint="eastAsia"/>
          <w:szCs w:val="21"/>
        </w:rPr>
        <w:t>，对获取的</w:t>
      </w:r>
      <w:r w:rsidR="00024B15" w:rsidRPr="007D1846">
        <w:rPr>
          <w:rFonts w:asciiTheme="minorEastAsia" w:hAnsiTheme="minorEastAsia" w:hint="eastAsia"/>
          <w:szCs w:val="21"/>
        </w:rPr>
        <w:t>柑橘树冠层</w:t>
      </w:r>
      <w:r w:rsidRPr="007D1846">
        <w:rPr>
          <w:rFonts w:asciiTheme="minorEastAsia" w:hAnsiTheme="minorEastAsia" w:hint="eastAsia"/>
          <w:szCs w:val="21"/>
        </w:rPr>
        <w:t>热红外图像进行数据增强</w:t>
      </w:r>
      <w:r w:rsidR="00024B15" w:rsidRPr="007D1846">
        <w:rPr>
          <w:rFonts w:asciiTheme="minorEastAsia" w:hAnsiTheme="minorEastAsia" w:hint="eastAsia"/>
          <w:szCs w:val="21"/>
        </w:rPr>
        <w:t>，</w:t>
      </w:r>
      <w:r w:rsidRPr="007D1846">
        <w:rPr>
          <w:rFonts w:asciiTheme="minorEastAsia" w:hAnsiTheme="minorEastAsia" w:hint="eastAsia"/>
          <w:szCs w:val="21"/>
        </w:rPr>
        <w:t>数据增强倍数为</w:t>
      </w:r>
      <w:r w:rsidRPr="007D1846">
        <w:rPr>
          <w:rFonts w:ascii="Times New Roman" w:hAnsi="Times New Roman" w:cs="Times New Roman"/>
          <w:szCs w:val="21"/>
        </w:rPr>
        <w:t>10</w:t>
      </w:r>
      <w:r w:rsidRPr="007D1846">
        <w:rPr>
          <w:rFonts w:asciiTheme="minorEastAsia" w:hAnsiTheme="minorEastAsia" w:hint="eastAsia"/>
          <w:szCs w:val="21"/>
        </w:rPr>
        <w:t>，即</w:t>
      </w:r>
      <w:r w:rsidRPr="007D1846">
        <w:rPr>
          <w:rFonts w:ascii="Times New Roman" w:hAnsi="Times New Roman" w:cs="Times New Roman"/>
          <w:szCs w:val="21"/>
        </w:rPr>
        <w:t>1</w:t>
      </w:r>
      <w:r w:rsidRPr="007D1846">
        <w:rPr>
          <w:rFonts w:asciiTheme="minorEastAsia" w:hAnsiTheme="minorEastAsia" w:hint="eastAsia"/>
          <w:szCs w:val="21"/>
        </w:rPr>
        <w:t>份数据对应的热红外图像平行扩增</w:t>
      </w:r>
      <w:r w:rsidRPr="007D1846">
        <w:rPr>
          <w:rFonts w:ascii="Times New Roman" w:hAnsi="Times New Roman" w:cs="Times New Roman"/>
          <w:szCs w:val="21"/>
        </w:rPr>
        <w:t>9</w:t>
      </w:r>
      <w:r w:rsidRPr="007D1846">
        <w:rPr>
          <w:rFonts w:asciiTheme="minorEastAsia" w:hAnsiTheme="minorEastAsia" w:hint="eastAsia"/>
          <w:szCs w:val="21"/>
        </w:rPr>
        <w:t>份热红外图像，避免过多冗余数据导致训练效率下降。</w:t>
      </w:r>
    </w:p>
    <w:p w14:paraId="42E7AF97" w14:textId="30AB38E1" w:rsidR="00CB6901" w:rsidRPr="007D1846" w:rsidRDefault="006911C6" w:rsidP="005B29ED">
      <w:pPr>
        <w:spacing w:line="314" w:lineRule="exact"/>
        <w:ind w:firstLineChars="200" w:firstLine="420"/>
        <w:rPr>
          <w:rFonts w:asciiTheme="minorEastAsia" w:hAnsiTheme="minorEastAsia"/>
          <w:szCs w:val="21"/>
        </w:rPr>
      </w:pPr>
      <w:r w:rsidRPr="007D1846">
        <w:rPr>
          <w:rFonts w:asciiTheme="minorEastAsia" w:hAnsiTheme="minorEastAsia" w:hint="eastAsia"/>
          <w:szCs w:val="21"/>
        </w:rPr>
        <w:t>采集原始</w:t>
      </w:r>
      <w:r w:rsidR="00024B15" w:rsidRPr="007D1846">
        <w:rPr>
          <w:rFonts w:asciiTheme="minorEastAsia" w:hAnsiTheme="minorEastAsia" w:hint="eastAsia"/>
          <w:szCs w:val="21"/>
        </w:rPr>
        <w:t>柑橘树冠层热红外</w:t>
      </w:r>
      <w:r w:rsidRPr="007D1846">
        <w:rPr>
          <w:rFonts w:asciiTheme="minorEastAsia" w:hAnsiTheme="minorEastAsia" w:hint="eastAsia"/>
          <w:szCs w:val="21"/>
        </w:rPr>
        <w:t>图像数据</w:t>
      </w:r>
      <w:r w:rsidR="00024B15" w:rsidRPr="007D1846">
        <w:rPr>
          <w:rFonts w:ascii="Times New Roman" w:hAnsi="Times New Roman" w:cs="Times New Roman"/>
          <w:szCs w:val="21"/>
        </w:rPr>
        <w:t>324</w:t>
      </w:r>
      <w:r w:rsidR="00024B15" w:rsidRPr="007D1846">
        <w:rPr>
          <w:rFonts w:asciiTheme="minorEastAsia" w:hAnsiTheme="minorEastAsia" w:hint="eastAsia"/>
          <w:szCs w:val="21"/>
        </w:rPr>
        <w:t>张</w:t>
      </w:r>
      <w:r w:rsidRPr="007D1846">
        <w:rPr>
          <w:rFonts w:asciiTheme="minorEastAsia" w:hAnsiTheme="minorEastAsia" w:hint="eastAsia"/>
          <w:szCs w:val="21"/>
        </w:rPr>
        <w:t>，其中未喷药的原始图像数据为</w:t>
      </w:r>
      <w:r w:rsidRPr="007D1846">
        <w:rPr>
          <w:rFonts w:ascii="Times New Roman" w:hAnsi="Times New Roman" w:cs="Times New Roman"/>
          <w:szCs w:val="21"/>
        </w:rPr>
        <w:t>110</w:t>
      </w:r>
      <w:r w:rsidRPr="007D1846">
        <w:rPr>
          <w:rFonts w:asciiTheme="minorEastAsia" w:hAnsiTheme="minorEastAsia" w:hint="eastAsia"/>
          <w:szCs w:val="21"/>
        </w:rPr>
        <w:t>张，已喷药的原始图像数据为</w:t>
      </w:r>
      <w:r w:rsidRPr="007D1846">
        <w:rPr>
          <w:rFonts w:ascii="Times New Roman" w:hAnsi="Times New Roman" w:cs="Times New Roman"/>
          <w:szCs w:val="21"/>
        </w:rPr>
        <w:t>214</w:t>
      </w:r>
      <w:r w:rsidRPr="007D1846">
        <w:rPr>
          <w:rFonts w:asciiTheme="minorEastAsia" w:hAnsiTheme="minorEastAsia" w:hint="eastAsia"/>
          <w:szCs w:val="21"/>
        </w:rPr>
        <w:t>张，经</w:t>
      </w:r>
      <w:r w:rsidRPr="007D1846">
        <w:rPr>
          <w:rFonts w:ascii="Times New Roman" w:hAnsi="Times New Roman" w:cs="Times New Roman"/>
          <w:szCs w:val="21"/>
        </w:rPr>
        <w:t>10</w:t>
      </w:r>
      <w:r w:rsidRPr="007D1846">
        <w:rPr>
          <w:rFonts w:asciiTheme="minorEastAsia" w:hAnsiTheme="minorEastAsia" w:hint="eastAsia"/>
          <w:szCs w:val="21"/>
        </w:rPr>
        <w:t>倍</w:t>
      </w:r>
      <w:r w:rsidR="00024B15" w:rsidRPr="007D1846">
        <w:rPr>
          <w:rFonts w:asciiTheme="minorEastAsia" w:hAnsiTheme="minorEastAsia" w:hint="eastAsia"/>
          <w:szCs w:val="21"/>
        </w:rPr>
        <w:t>数据</w:t>
      </w:r>
      <w:r w:rsidRPr="007D1846">
        <w:rPr>
          <w:rFonts w:asciiTheme="minorEastAsia" w:hAnsiTheme="minorEastAsia" w:hint="eastAsia"/>
          <w:szCs w:val="21"/>
        </w:rPr>
        <w:t>增强后</w:t>
      </w:r>
      <w:r w:rsidR="00024B15" w:rsidRPr="007D1846">
        <w:rPr>
          <w:rFonts w:asciiTheme="minorEastAsia" w:hAnsiTheme="minorEastAsia" w:hint="eastAsia"/>
          <w:szCs w:val="21"/>
        </w:rPr>
        <w:t>的图像数据为</w:t>
      </w:r>
      <w:r w:rsidR="00024B15" w:rsidRPr="007D1846">
        <w:rPr>
          <w:rFonts w:ascii="Times New Roman" w:hAnsi="Times New Roman" w:cs="Times New Roman"/>
          <w:szCs w:val="21"/>
        </w:rPr>
        <w:t>3240</w:t>
      </w:r>
      <w:r w:rsidR="00024B15" w:rsidRPr="007D1846">
        <w:rPr>
          <w:rFonts w:asciiTheme="minorEastAsia" w:hAnsiTheme="minorEastAsia" w:hint="eastAsia"/>
          <w:szCs w:val="21"/>
        </w:rPr>
        <w:t>张，其中</w:t>
      </w:r>
      <w:r w:rsidRPr="007D1846">
        <w:rPr>
          <w:rFonts w:asciiTheme="minorEastAsia" w:hAnsiTheme="minorEastAsia" w:hint="eastAsia"/>
          <w:szCs w:val="21"/>
        </w:rPr>
        <w:t>未喷药图像</w:t>
      </w:r>
      <w:r w:rsidRPr="007D1846">
        <w:rPr>
          <w:rFonts w:ascii="Times New Roman" w:hAnsi="Times New Roman" w:cs="Times New Roman"/>
          <w:szCs w:val="21"/>
        </w:rPr>
        <w:t>1100</w:t>
      </w:r>
      <w:r w:rsidRPr="007D1846">
        <w:rPr>
          <w:rFonts w:asciiTheme="minorEastAsia" w:hAnsiTheme="minorEastAsia" w:hint="eastAsia"/>
          <w:szCs w:val="21"/>
        </w:rPr>
        <w:t>张，已喷药图像</w:t>
      </w:r>
      <w:r w:rsidRPr="007D1846">
        <w:rPr>
          <w:rFonts w:ascii="Times New Roman" w:hAnsi="Times New Roman" w:cs="Times New Roman"/>
          <w:szCs w:val="21"/>
        </w:rPr>
        <w:t>2140</w:t>
      </w:r>
      <w:r w:rsidRPr="007D1846">
        <w:rPr>
          <w:rFonts w:asciiTheme="minorEastAsia" w:hAnsiTheme="minorEastAsia" w:hint="eastAsia"/>
          <w:szCs w:val="21"/>
        </w:rPr>
        <w:t>张。生成的图像数据集存放于目标路径下的</w:t>
      </w:r>
      <w:r w:rsidR="0064742A">
        <w:rPr>
          <w:rFonts w:asciiTheme="minorEastAsia" w:hAnsiTheme="minorEastAsia" w:hint="eastAsia"/>
          <w:szCs w:val="21"/>
        </w:rPr>
        <w:t>2</w:t>
      </w:r>
      <w:r w:rsidRPr="007D1846">
        <w:rPr>
          <w:rFonts w:asciiTheme="minorEastAsia" w:hAnsiTheme="minorEastAsia" w:hint="eastAsia"/>
          <w:szCs w:val="21"/>
        </w:rPr>
        <w:t>个子文件夹，命名为</w:t>
      </w:r>
      <w:r w:rsidRPr="007D1846">
        <w:rPr>
          <w:rFonts w:asciiTheme="minorEastAsia" w:hAnsiTheme="minorEastAsia" w:cs="Times New Roman"/>
          <w:szCs w:val="21"/>
        </w:rPr>
        <w:t>“</w:t>
      </w:r>
      <w:r w:rsidRPr="007D1846">
        <w:rPr>
          <w:rFonts w:ascii="Times New Roman" w:hAnsi="Times New Roman" w:cs="Times New Roman"/>
          <w:szCs w:val="21"/>
        </w:rPr>
        <w:t>dry</w:t>
      </w:r>
      <w:r w:rsidRPr="007D1846">
        <w:rPr>
          <w:rFonts w:asciiTheme="minorEastAsia" w:hAnsiTheme="minorEastAsia" w:cs="Times New Roman"/>
          <w:szCs w:val="21"/>
        </w:rPr>
        <w:t>”</w:t>
      </w:r>
      <w:r w:rsidRPr="007D1846">
        <w:rPr>
          <w:rFonts w:asciiTheme="minorEastAsia" w:hAnsiTheme="minorEastAsia" w:hint="eastAsia"/>
          <w:szCs w:val="21"/>
        </w:rPr>
        <w:t>的文件夹存放未喷药的原始图像数据，命名为</w:t>
      </w:r>
      <w:r w:rsidRPr="007D1846">
        <w:rPr>
          <w:rFonts w:asciiTheme="minorEastAsia" w:hAnsiTheme="minorEastAsia" w:cs="Times New Roman"/>
          <w:szCs w:val="21"/>
        </w:rPr>
        <w:t>“</w:t>
      </w:r>
      <w:r w:rsidRPr="007D1846">
        <w:rPr>
          <w:rFonts w:ascii="Times New Roman" w:hAnsi="Times New Roman" w:cs="Times New Roman"/>
          <w:szCs w:val="21"/>
        </w:rPr>
        <w:t>wet</w:t>
      </w:r>
      <w:r w:rsidRPr="007D1846">
        <w:rPr>
          <w:rFonts w:asciiTheme="minorEastAsia" w:hAnsiTheme="minorEastAsia" w:cs="Times New Roman"/>
          <w:szCs w:val="21"/>
        </w:rPr>
        <w:t>”</w:t>
      </w:r>
      <w:r w:rsidRPr="007D1846">
        <w:rPr>
          <w:rFonts w:asciiTheme="minorEastAsia" w:hAnsiTheme="minorEastAsia" w:hint="eastAsia"/>
          <w:szCs w:val="21"/>
        </w:rPr>
        <w:t xml:space="preserve"> 的文件夹存放喷药的原始图像数据。部分图像数据如图</w:t>
      </w:r>
      <w:r w:rsidRPr="007D1846">
        <w:rPr>
          <w:rFonts w:ascii="Times New Roman" w:hAnsi="Times New Roman" w:cs="Times New Roman"/>
          <w:szCs w:val="21"/>
        </w:rPr>
        <w:t>1</w:t>
      </w:r>
      <w:r w:rsidRPr="007D1846">
        <w:rPr>
          <w:rFonts w:asciiTheme="minorEastAsia" w:hAnsiTheme="minorEastAsia" w:hint="eastAsia"/>
          <w:szCs w:val="21"/>
        </w:rPr>
        <w:t>所示。</w:t>
      </w:r>
    </w:p>
    <w:p w14:paraId="4D47FDBC" w14:textId="77777777" w:rsidR="00CB6901" w:rsidRPr="007D1846" w:rsidRDefault="006911C6">
      <w:pPr>
        <w:spacing w:line="360" w:lineRule="auto"/>
        <w:jc w:val="center"/>
        <w:rPr>
          <w:sz w:val="24"/>
        </w:rPr>
      </w:pPr>
      <w:commentRangeStart w:id="13"/>
      <w:r w:rsidRPr="007D1846">
        <w:rPr>
          <w:noProof/>
        </w:rPr>
        <w:lastRenderedPageBreak/>
        <w:drawing>
          <wp:inline distT="0" distB="0" distL="114300" distR="114300" wp14:anchorId="4CFA6DE7" wp14:editId="3E572224">
            <wp:extent cx="2615565" cy="1673860"/>
            <wp:effectExtent l="0" t="0" r="63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rcRect r="8787" b="595"/>
                    <a:stretch>
                      <a:fillRect/>
                    </a:stretch>
                  </pic:blipFill>
                  <pic:spPr>
                    <a:xfrm>
                      <a:off x="0" y="0"/>
                      <a:ext cx="2615565" cy="1673860"/>
                    </a:xfrm>
                    <a:prstGeom prst="rect">
                      <a:avLst/>
                    </a:prstGeom>
                    <a:noFill/>
                    <a:ln>
                      <a:noFill/>
                    </a:ln>
                  </pic:spPr>
                </pic:pic>
              </a:graphicData>
            </a:graphic>
          </wp:inline>
        </w:drawing>
      </w:r>
      <w:commentRangeEnd w:id="13"/>
      <w:r w:rsidR="0064742A">
        <w:rPr>
          <w:rStyle w:val="af0"/>
        </w:rPr>
        <w:commentReference w:id="13"/>
      </w:r>
      <w:r w:rsidRPr="007D1846">
        <w:rPr>
          <w:noProof/>
        </w:rPr>
        <w:drawing>
          <wp:inline distT="0" distB="0" distL="114300" distR="114300" wp14:anchorId="2FC59625" wp14:editId="4A1DE5D4">
            <wp:extent cx="2637790" cy="1646555"/>
            <wp:effectExtent l="0" t="0" r="381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rcRect r="7996" b="1735"/>
                    <a:stretch>
                      <a:fillRect/>
                    </a:stretch>
                  </pic:blipFill>
                  <pic:spPr>
                    <a:xfrm>
                      <a:off x="0" y="0"/>
                      <a:ext cx="2637790" cy="1646555"/>
                    </a:xfrm>
                    <a:prstGeom prst="rect">
                      <a:avLst/>
                    </a:prstGeom>
                    <a:noFill/>
                    <a:ln>
                      <a:noFill/>
                    </a:ln>
                  </pic:spPr>
                </pic:pic>
              </a:graphicData>
            </a:graphic>
          </wp:inline>
        </w:drawing>
      </w:r>
    </w:p>
    <w:p w14:paraId="5DDDF2E1" w14:textId="77777777" w:rsidR="00CB6901" w:rsidRPr="007D1846" w:rsidRDefault="006911C6" w:rsidP="003E074A">
      <w:pPr>
        <w:spacing w:line="240" w:lineRule="atLeast"/>
        <w:jc w:val="center"/>
        <w:rPr>
          <w:sz w:val="18"/>
          <w:szCs w:val="18"/>
        </w:rPr>
      </w:pPr>
      <w:r w:rsidRPr="007D1846">
        <w:rPr>
          <w:rFonts w:ascii="黑体" w:eastAsia="黑体" w:hAnsi="黑体" w:hint="eastAsia"/>
          <w:b/>
          <w:bCs/>
          <w:sz w:val="18"/>
          <w:szCs w:val="18"/>
        </w:rPr>
        <w:t>图</w:t>
      </w:r>
      <w:r w:rsidRPr="007D1846">
        <w:rPr>
          <w:rFonts w:ascii="黑体" w:eastAsia="黑体" w:hAnsi="黑体" w:cs="Times New Roman"/>
          <w:b/>
          <w:bCs/>
          <w:sz w:val="18"/>
          <w:szCs w:val="18"/>
        </w:rPr>
        <w:t>1</w:t>
      </w:r>
      <w:r w:rsidRPr="007D1846">
        <w:rPr>
          <w:sz w:val="18"/>
          <w:szCs w:val="18"/>
        </w:rPr>
        <w:t xml:space="preserve"> </w:t>
      </w:r>
      <w:r w:rsidRPr="007D1846">
        <w:rPr>
          <w:rFonts w:hint="eastAsia"/>
          <w:sz w:val="18"/>
          <w:szCs w:val="18"/>
        </w:rPr>
        <w:t>部分图像数据</w:t>
      </w:r>
    </w:p>
    <w:p w14:paraId="067FD4E4" w14:textId="577ECE4C" w:rsidR="00CB6901" w:rsidRPr="007D1846" w:rsidRDefault="006911C6" w:rsidP="003E074A">
      <w:pPr>
        <w:spacing w:line="240" w:lineRule="atLeast"/>
        <w:jc w:val="center"/>
        <w:rPr>
          <w:rFonts w:ascii="Times New Roman" w:hAnsi="Times New Roman" w:cs="Times New Roman"/>
          <w:sz w:val="18"/>
          <w:szCs w:val="18"/>
        </w:rPr>
      </w:pPr>
      <w:r w:rsidRPr="007D1846">
        <w:rPr>
          <w:rFonts w:ascii="Times New Roman" w:hAnsi="Times New Roman" w:cs="Times New Roman"/>
          <w:b/>
          <w:bCs/>
          <w:sz w:val="18"/>
          <w:szCs w:val="18"/>
        </w:rPr>
        <w:t>Fig</w:t>
      </w:r>
      <w:r w:rsidR="00932E44" w:rsidRPr="007D1846">
        <w:rPr>
          <w:rFonts w:ascii="Times New Roman" w:hAnsi="Times New Roman" w:cs="Times New Roman" w:hint="eastAsia"/>
          <w:b/>
          <w:bCs/>
          <w:sz w:val="18"/>
          <w:szCs w:val="18"/>
        </w:rPr>
        <w:t>.</w:t>
      </w:r>
      <w:r w:rsidRPr="007D1846">
        <w:rPr>
          <w:rFonts w:ascii="Times New Roman" w:hAnsi="Times New Roman" w:cs="Times New Roman"/>
          <w:b/>
          <w:bCs/>
          <w:sz w:val="18"/>
          <w:szCs w:val="18"/>
        </w:rPr>
        <w:t>1</w:t>
      </w:r>
      <w:r w:rsidRPr="007D1846">
        <w:rPr>
          <w:rFonts w:ascii="Times New Roman" w:hAnsi="Times New Roman" w:cs="Times New Roman"/>
          <w:sz w:val="18"/>
          <w:szCs w:val="18"/>
        </w:rPr>
        <w:t xml:space="preserve"> Part of the image data</w:t>
      </w:r>
    </w:p>
    <w:p w14:paraId="7A37055F" w14:textId="77777777" w:rsidR="00DE0B2A" w:rsidRPr="007D1846" w:rsidRDefault="006911C6" w:rsidP="0045343E">
      <w:pPr>
        <w:numPr>
          <w:ilvl w:val="1"/>
          <w:numId w:val="2"/>
        </w:numPr>
        <w:adjustRightInd w:val="0"/>
        <w:spacing w:line="360" w:lineRule="auto"/>
        <w:rPr>
          <w:rFonts w:ascii="Times New Roman" w:eastAsia="黑体" w:hAnsi="黑体" w:cs="Times New Roman"/>
          <w:bCs/>
          <w:kern w:val="0"/>
          <w:szCs w:val="21"/>
        </w:rPr>
      </w:pPr>
      <w:r w:rsidRPr="007D1846">
        <w:rPr>
          <w:rFonts w:ascii="Times New Roman" w:hAnsi="Times New Roman" w:cs="Times New Roman" w:hint="eastAsia"/>
          <w:sz w:val="24"/>
        </w:rPr>
        <w:t xml:space="preserve"> </w:t>
      </w:r>
      <w:r w:rsidRPr="007D1846">
        <w:rPr>
          <w:rFonts w:ascii="Times New Roman" w:eastAsia="黑体" w:hAnsi="黑体" w:cs="Times New Roman" w:hint="eastAsia"/>
          <w:bCs/>
          <w:kern w:val="0"/>
          <w:szCs w:val="21"/>
        </w:rPr>
        <w:t>VGG_C</w:t>
      </w:r>
      <w:r w:rsidRPr="007D1846">
        <w:rPr>
          <w:rFonts w:ascii="Times New Roman" w:eastAsia="黑体" w:hAnsi="黑体" w:cs="Times New Roman" w:hint="eastAsia"/>
          <w:bCs/>
          <w:kern w:val="0"/>
          <w:szCs w:val="21"/>
        </w:rPr>
        <w:t>模型设计与优化</w:t>
      </w:r>
    </w:p>
    <w:p w14:paraId="78DE3E67" w14:textId="7456957F" w:rsidR="00CB6901" w:rsidRPr="007D1846" w:rsidRDefault="001E1A43" w:rsidP="00697C82">
      <w:pPr>
        <w:pStyle w:val="af2"/>
        <w:numPr>
          <w:ilvl w:val="2"/>
          <w:numId w:val="2"/>
        </w:numPr>
        <w:ind w:firstLineChars="0"/>
        <w:rPr>
          <w:rFonts w:ascii="楷体" w:eastAsia="楷体" w:hAnsi="楷体" w:cs="Times New Roman"/>
          <w:szCs w:val="21"/>
        </w:rPr>
      </w:pPr>
      <w:r w:rsidRPr="007D1846">
        <w:rPr>
          <w:rFonts w:ascii="Times New Roman" w:eastAsia="楷体" w:hAnsi="Times New Roman" w:cs="Times New Roman"/>
          <w:szCs w:val="21"/>
        </w:rPr>
        <w:t>VGG_C</w:t>
      </w:r>
      <w:r w:rsidRPr="007D1846">
        <w:rPr>
          <w:rFonts w:ascii="楷体" w:eastAsia="楷体" w:hAnsi="楷体" w:cs="Times New Roman" w:hint="eastAsia"/>
          <w:szCs w:val="21"/>
        </w:rPr>
        <w:t>模型</w:t>
      </w:r>
      <w:r w:rsidR="006911C6" w:rsidRPr="007D1846">
        <w:rPr>
          <w:rFonts w:ascii="楷体" w:eastAsia="楷体" w:hAnsi="楷体" w:cs="Times New Roman" w:hint="eastAsia"/>
          <w:szCs w:val="21"/>
        </w:rPr>
        <w:t>设计</w:t>
      </w:r>
    </w:p>
    <w:p w14:paraId="65F8C372" w14:textId="33B1D426" w:rsidR="00A2463D" w:rsidRPr="007D1846" w:rsidRDefault="001E1A43" w:rsidP="00E6651F">
      <w:pPr>
        <w:adjustRightInd w:val="0"/>
        <w:spacing w:line="314" w:lineRule="atLeast"/>
        <w:ind w:firstLine="420"/>
        <w:rPr>
          <w:rFonts w:asciiTheme="minorEastAsia" w:hAnsiTheme="minorEastAsia" w:cs="Times New Roman"/>
          <w:szCs w:val="21"/>
        </w:rPr>
      </w:pPr>
      <w:r w:rsidRPr="007D1846">
        <w:rPr>
          <w:rFonts w:ascii="Times New Roman" w:hAnsi="Times New Roman" w:cs="Times New Roman"/>
          <w:kern w:val="0"/>
          <w:szCs w:val="21"/>
        </w:rPr>
        <w:t>VGG_C</w:t>
      </w:r>
      <w:r w:rsidRPr="007D1846">
        <w:rPr>
          <w:rFonts w:asciiTheme="minorEastAsia" w:hAnsiTheme="minorEastAsia" w:hint="eastAsia"/>
          <w:kern w:val="0"/>
          <w:szCs w:val="21"/>
        </w:rPr>
        <w:t>模型</w:t>
      </w:r>
      <w:r w:rsidR="00D77A3D" w:rsidRPr="007D1846">
        <w:rPr>
          <w:rFonts w:asciiTheme="minorEastAsia" w:hAnsiTheme="minorEastAsia" w:hint="eastAsia"/>
          <w:kern w:val="0"/>
          <w:szCs w:val="21"/>
        </w:rPr>
        <w:t>（图2）</w:t>
      </w:r>
      <w:r w:rsidR="006911C6" w:rsidRPr="007D1846">
        <w:rPr>
          <w:rFonts w:asciiTheme="minorEastAsia" w:hAnsiTheme="minorEastAsia" w:hint="eastAsia"/>
          <w:kern w:val="0"/>
          <w:szCs w:val="21"/>
        </w:rPr>
        <w:t>由</w:t>
      </w:r>
      <w:r w:rsidRPr="007D1846">
        <w:rPr>
          <w:rFonts w:asciiTheme="minorEastAsia" w:hAnsiTheme="minorEastAsia" w:hint="eastAsia"/>
          <w:kern w:val="0"/>
          <w:szCs w:val="21"/>
        </w:rPr>
        <w:t>基础模块和下采样模块</w:t>
      </w:r>
      <w:r w:rsidR="006911C6" w:rsidRPr="007D1846">
        <w:rPr>
          <w:rFonts w:asciiTheme="minorEastAsia" w:hAnsiTheme="minorEastAsia" w:hint="eastAsia"/>
          <w:kern w:val="0"/>
          <w:szCs w:val="21"/>
        </w:rPr>
        <w:t>组成</w:t>
      </w:r>
      <w:r w:rsidR="003866D3" w:rsidRPr="007D1846">
        <w:rPr>
          <w:rFonts w:asciiTheme="minorEastAsia" w:hAnsiTheme="minorEastAsia" w:hint="eastAsia"/>
          <w:kern w:val="0"/>
          <w:szCs w:val="21"/>
        </w:rPr>
        <w:t>，</w:t>
      </w:r>
      <w:r w:rsidR="00D77A3D" w:rsidRPr="007D1846">
        <w:rPr>
          <w:rFonts w:asciiTheme="minorEastAsia" w:hAnsiTheme="minorEastAsia" w:hint="eastAsia"/>
          <w:kern w:val="0"/>
          <w:szCs w:val="21"/>
        </w:rPr>
        <w:t>如图3所示，基础</w:t>
      </w:r>
      <w:r w:rsidR="00E90A57" w:rsidRPr="007D1846">
        <w:rPr>
          <w:rFonts w:asciiTheme="minorEastAsia" w:hAnsiTheme="minorEastAsia" w:hint="eastAsia"/>
          <w:kern w:val="0"/>
          <w:szCs w:val="21"/>
        </w:rPr>
        <w:t>模块通过卷积核为3×</w:t>
      </w:r>
      <w:r w:rsidR="00E90A57" w:rsidRPr="007D1846">
        <w:rPr>
          <w:rFonts w:asciiTheme="minorEastAsia" w:hAnsiTheme="minorEastAsia"/>
          <w:kern w:val="0"/>
          <w:szCs w:val="21"/>
        </w:rPr>
        <w:t>3</w:t>
      </w:r>
      <w:r w:rsidR="00E90A57" w:rsidRPr="007D1846">
        <w:rPr>
          <w:rFonts w:asciiTheme="minorEastAsia" w:hAnsiTheme="minorEastAsia" w:hint="eastAsia"/>
          <w:kern w:val="0"/>
          <w:szCs w:val="21"/>
        </w:rPr>
        <w:t>的卷积操作对柑橘树冠层热红外图像进行特征提取</w:t>
      </w:r>
      <w:r w:rsidR="002D2E70" w:rsidRPr="007D1846">
        <w:rPr>
          <w:rFonts w:asciiTheme="minorEastAsia" w:hAnsiTheme="minorEastAsia" w:hint="eastAsia"/>
          <w:kern w:val="0"/>
          <w:szCs w:val="21"/>
        </w:rPr>
        <w:t>，</w:t>
      </w:r>
      <w:r w:rsidR="00E90A57" w:rsidRPr="007D1846">
        <w:rPr>
          <w:rFonts w:asciiTheme="minorEastAsia" w:hAnsiTheme="minorEastAsia" w:hint="eastAsia"/>
          <w:kern w:val="0"/>
          <w:szCs w:val="21"/>
        </w:rPr>
        <w:t>卷积核为1×1的卷积操作</w:t>
      </w:r>
      <w:r w:rsidR="002C66D2" w:rsidRPr="007D1846">
        <w:rPr>
          <w:rFonts w:asciiTheme="minorEastAsia" w:hAnsiTheme="minorEastAsia" w:hint="eastAsia"/>
          <w:kern w:val="0"/>
          <w:szCs w:val="21"/>
        </w:rPr>
        <w:t>对局部特征进行池化，获取全局性特征，增加批归一化</w:t>
      </w:r>
      <w:r w:rsidR="002C66D2" w:rsidRPr="007D1846">
        <w:rPr>
          <w:rFonts w:asciiTheme="minorEastAsia" w:hAnsiTheme="minorEastAsia" w:hint="eastAsia"/>
          <w:szCs w:val="21"/>
        </w:rPr>
        <w:t>（</w:t>
      </w:r>
      <w:r w:rsidR="0064742A">
        <w:rPr>
          <w:rFonts w:ascii="Times New Roman" w:hAnsi="Times New Roman" w:cs="Times New Roman"/>
          <w:szCs w:val="21"/>
        </w:rPr>
        <w:t>B</w:t>
      </w:r>
      <w:r w:rsidR="002C66D2" w:rsidRPr="007D1846">
        <w:rPr>
          <w:rFonts w:ascii="Times New Roman" w:hAnsi="Times New Roman" w:cs="Times New Roman"/>
          <w:szCs w:val="21"/>
        </w:rPr>
        <w:t>atch normalization</w:t>
      </w:r>
      <w:r w:rsidR="002C66D2" w:rsidRPr="007D1846">
        <w:rPr>
          <w:rFonts w:asciiTheme="minorEastAsia" w:hAnsiTheme="minorEastAsia"/>
          <w:szCs w:val="21"/>
        </w:rPr>
        <w:t xml:space="preserve">, </w:t>
      </w:r>
      <w:r w:rsidR="002C66D2" w:rsidRPr="007D1846">
        <w:rPr>
          <w:rFonts w:ascii="Times New Roman" w:hAnsi="Times New Roman" w:cs="Times New Roman"/>
          <w:szCs w:val="21"/>
        </w:rPr>
        <w:t>BN</w:t>
      </w:r>
      <w:r w:rsidR="002C66D2" w:rsidRPr="007D1846">
        <w:rPr>
          <w:rFonts w:asciiTheme="minorEastAsia" w:hAnsiTheme="minorEastAsia" w:hint="eastAsia"/>
          <w:szCs w:val="21"/>
        </w:rPr>
        <w:t>）</w:t>
      </w:r>
      <w:r w:rsidR="002C66D2" w:rsidRPr="007D1846">
        <w:rPr>
          <w:rFonts w:asciiTheme="minorEastAsia" w:hAnsiTheme="minorEastAsia" w:hint="eastAsia"/>
          <w:kern w:val="0"/>
          <w:szCs w:val="21"/>
        </w:rPr>
        <w:t>分支，防止梯度爆炸或梯度消失。</w:t>
      </w:r>
      <w:r w:rsidR="000472FC" w:rsidRPr="007D1846">
        <w:rPr>
          <w:rFonts w:asciiTheme="minorEastAsia" w:hAnsiTheme="minorEastAsia" w:cs="Times New Roman" w:hint="eastAsia"/>
          <w:szCs w:val="21"/>
        </w:rPr>
        <w:t>在</w:t>
      </w:r>
      <w:r w:rsidR="000472FC" w:rsidRPr="007D1846">
        <w:rPr>
          <w:rFonts w:asciiTheme="minorEastAsia" w:hAnsiTheme="minorEastAsia" w:cs="Times New Roman"/>
          <w:szCs w:val="21"/>
        </w:rPr>
        <w:t>原始图像数据集</w:t>
      </w:r>
      <w:r w:rsidR="000472FC" w:rsidRPr="007D1846">
        <w:rPr>
          <w:rFonts w:asciiTheme="minorEastAsia" w:hAnsiTheme="minorEastAsia" w:cs="Times New Roman" w:hint="eastAsia"/>
          <w:szCs w:val="21"/>
        </w:rPr>
        <w:t>不丰富的前提下</w:t>
      </w:r>
      <w:r w:rsidR="000472FC" w:rsidRPr="007D1846">
        <w:rPr>
          <w:rFonts w:asciiTheme="minorEastAsia" w:hAnsiTheme="minorEastAsia" w:cs="Times New Roman"/>
          <w:szCs w:val="21"/>
        </w:rPr>
        <w:t>，为了降低过拟合概率，</w:t>
      </w:r>
      <w:r w:rsidR="002C66D2" w:rsidRPr="007D1846">
        <w:rPr>
          <w:rFonts w:asciiTheme="minorEastAsia" w:hAnsiTheme="minorEastAsia" w:hint="eastAsia"/>
          <w:szCs w:val="21"/>
        </w:rPr>
        <w:t>下采样模块以基础模块为基础，在</w:t>
      </w:r>
      <w:r w:rsidR="00932E44" w:rsidRPr="007D1846">
        <w:rPr>
          <w:rFonts w:asciiTheme="minorEastAsia" w:hAnsiTheme="minorEastAsia" w:hint="eastAsia"/>
          <w:szCs w:val="21"/>
        </w:rPr>
        <w:t>批</w:t>
      </w:r>
      <w:r w:rsidR="00697C82" w:rsidRPr="007D1846">
        <w:rPr>
          <w:rFonts w:asciiTheme="minorEastAsia" w:hAnsiTheme="minorEastAsia" w:hint="eastAsia"/>
          <w:szCs w:val="21"/>
        </w:rPr>
        <w:t>归一化分支</w:t>
      </w:r>
      <w:r w:rsidR="000472FC" w:rsidRPr="007D1846">
        <w:rPr>
          <w:rFonts w:asciiTheme="minorEastAsia" w:hAnsiTheme="minorEastAsia" w:hint="eastAsia"/>
          <w:szCs w:val="21"/>
        </w:rPr>
        <w:t>中引入</w:t>
      </w:r>
      <w:r w:rsidR="000472FC" w:rsidRPr="007D1846">
        <w:rPr>
          <w:rFonts w:ascii="Times New Roman" w:hAnsi="Times New Roman" w:cs="Times New Roman"/>
          <w:szCs w:val="21"/>
        </w:rPr>
        <w:t>Dropout</w:t>
      </w:r>
      <w:r w:rsidR="000472FC" w:rsidRPr="007D1846">
        <w:rPr>
          <w:rFonts w:asciiTheme="minorEastAsia" w:hAnsiTheme="minorEastAsia" w:cs="Times New Roman"/>
          <w:szCs w:val="21"/>
        </w:rPr>
        <w:t>方法</w:t>
      </w:r>
      <w:r w:rsidR="003E074A" w:rsidRPr="007D1846">
        <w:rPr>
          <w:rFonts w:asciiTheme="minorEastAsia" w:hAnsiTheme="minorEastAsia" w:cs="Times New Roman" w:hint="eastAsia"/>
          <w:szCs w:val="21"/>
          <w:highlight w:val="yellow"/>
          <w:vertAlign w:val="superscript"/>
        </w:rPr>
        <w:t>[</w:t>
      </w:r>
      <w:r w:rsidR="003E074A" w:rsidRPr="007D1846">
        <w:rPr>
          <w:rFonts w:asciiTheme="minorEastAsia" w:hAnsiTheme="minorEastAsia" w:cs="Times New Roman"/>
          <w:szCs w:val="21"/>
          <w:highlight w:val="yellow"/>
          <w:vertAlign w:val="superscript"/>
        </w:rPr>
        <w:t>1</w:t>
      </w:r>
      <w:r w:rsidR="003A038E">
        <w:rPr>
          <w:rFonts w:asciiTheme="minorEastAsia" w:hAnsiTheme="minorEastAsia" w:cs="Times New Roman"/>
          <w:szCs w:val="21"/>
          <w:highlight w:val="yellow"/>
          <w:vertAlign w:val="superscript"/>
        </w:rPr>
        <w:t>3-15</w:t>
      </w:r>
      <w:r w:rsidR="003E074A" w:rsidRPr="007D1846">
        <w:rPr>
          <w:rFonts w:asciiTheme="minorEastAsia" w:hAnsiTheme="minorEastAsia" w:cs="Times New Roman"/>
          <w:szCs w:val="21"/>
          <w:highlight w:val="yellow"/>
          <w:vertAlign w:val="superscript"/>
        </w:rPr>
        <w:t>]</w:t>
      </w:r>
      <w:r w:rsidR="006911C6" w:rsidRPr="007D1846">
        <w:rPr>
          <w:rFonts w:asciiTheme="minorEastAsia" w:hAnsiTheme="minorEastAsia" w:hint="eastAsia"/>
          <w:kern w:val="0"/>
          <w:szCs w:val="21"/>
        </w:rPr>
        <w:t>。</w:t>
      </w:r>
      <w:r w:rsidR="002C66D2" w:rsidRPr="007D1846">
        <w:rPr>
          <w:rFonts w:ascii="Times New Roman" w:hAnsi="Times New Roman" w:cs="Times New Roman"/>
          <w:kern w:val="0"/>
          <w:szCs w:val="21"/>
        </w:rPr>
        <w:t>VGG_C</w:t>
      </w:r>
      <w:r w:rsidR="0003601A" w:rsidRPr="007D1846">
        <w:rPr>
          <w:rFonts w:asciiTheme="minorEastAsia" w:hAnsiTheme="minorEastAsia" w:hint="eastAsia"/>
          <w:kern w:val="0"/>
          <w:szCs w:val="21"/>
        </w:rPr>
        <w:t>模型</w:t>
      </w:r>
      <w:r w:rsidR="00C341B5" w:rsidRPr="007D1846">
        <w:rPr>
          <w:rFonts w:asciiTheme="minorEastAsia" w:hAnsiTheme="minorEastAsia" w:hint="eastAsia"/>
          <w:kern w:val="0"/>
          <w:szCs w:val="21"/>
        </w:rPr>
        <w:t>通过多层基础模块提取柑橘树冠层热红外图像的多尺度特征信息，结合下采样模块，实现对基础模块输出的</w:t>
      </w:r>
      <w:r w:rsidR="002C66D2" w:rsidRPr="007D1846">
        <w:rPr>
          <w:rFonts w:asciiTheme="minorEastAsia" w:hAnsiTheme="minorEastAsia" w:hint="eastAsia"/>
          <w:kern w:val="0"/>
          <w:szCs w:val="21"/>
        </w:rPr>
        <w:t>降采样</w:t>
      </w:r>
      <w:r w:rsidR="00C341B5" w:rsidRPr="007D1846">
        <w:rPr>
          <w:rFonts w:asciiTheme="minorEastAsia" w:hAnsiTheme="minorEastAsia" w:hint="eastAsia"/>
          <w:kern w:val="0"/>
          <w:szCs w:val="21"/>
        </w:rPr>
        <w:t>操作，降低模型计算量，提高模型运行效率</w:t>
      </w:r>
      <w:r w:rsidR="003E074A" w:rsidRPr="007D1846">
        <w:rPr>
          <w:rFonts w:asciiTheme="minorEastAsia" w:hAnsiTheme="minorEastAsia" w:hint="eastAsia"/>
          <w:kern w:val="0"/>
          <w:szCs w:val="21"/>
          <w:highlight w:val="yellow"/>
          <w:vertAlign w:val="superscript"/>
        </w:rPr>
        <w:t>[</w:t>
      </w:r>
      <w:r w:rsidR="003E074A" w:rsidRPr="007D1846">
        <w:rPr>
          <w:rFonts w:asciiTheme="minorEastAsia" w:hAnsiTheme="minorEastAsia"/>
          <w:kern w:val="0"/>
          <w:szCs w:val="21"/>
          <w:highlight w:val="yellow"/>
          <w:vertAlign w:val="superscript"/>
        </w:rPr>
        <w:t>1</w:t>
      </w:r>
      <w:r w:rsidR="003A038E">
        <w:rPr>
          <w:rFonts w:asciiTheme="minorEastAsia" w:hAnsiTheme="minorEastAsia"/>
          <w:kern w:val="0"/>
          <w:szCs w:val="21"/>
          <w:highlight w:val="yellow"/>
          <w:vertAlign w:val="superscript"/>
        </w:rPr>
        <w:t>6</w:t>
      </w:r>
      <w:r w:rsidR="003E074A" w:rsidRPr="007D1846">
        <w:rPr>
          <w:rFonts w:asciiTheme="minorEastAsia" w:hAnsiTheme="minorEastAsia"/>
          <w:kern w:val="0"/>
          <w:szCs w:val="21"/>
          <w:highlight w:val="yellow"/>
          <w:vertAlign w:val="superscript"/>
        </w:rPr>
        <w:t>]</w:t>
      </w:r>
      <w:r w:rsidR="0003601A" w:rsidRPr="007D1846">
        <w:rPr>
          <w:rFonts w:asciiTheme="minorEastAsia" w:hAnsiTheme="minorEastAsia" w:hint="eastAsia"/>
          <w:kern w:val="0"/>
          <w:szCs w:val="21"/>
        </w:rPr>
        <w:t>。</w:t>
      </w:r>
    </w:p>
    <w:p w14:paraId="3C93F415" w14:textId="136EC85B" w:rsidR="00CB6901" w:rsidRPr="007D1846" w:rsidRDefault="00CB6901" w:rsidP="005B29ED">
      <w:pPr>
        <w:spacing w:line="314" w:lineRule="exact"/>
        <w:ind w:firstLineChars="200" w:firstLine="420"/>
        <w:rPr>
          <w:rFonts w:asciiTheme="minorEastAsia" w:hAnsiTheme="minorEastAsia"/>
          <w:kern w:val="0"/>
          <w:szCs w:val="21"/>
        </w:rPr>
      </w:pPr>
    </w:p>
    <w:p w14:paraId="0F39FF1E" w14:textId="67A40A83" w:rsidR="00697C82" w:rsidRPr="007D1846" w:rsidRDefault="00697C82" w:rsidP="00955C06">
      <w:pPr>
        <w:ind w:firstLineChars="200" w:firstLine="480"/>
        <w:rPr>
          <w:rFonts w:asciiTheme="minorEastAsia" w:hAnsiTheme="minorEastAsia"/>
          <w:kern w:val="0"/>
          <w:sz w:val="24"/>
        </w:rPr>
      </w:pPr>
    </w:p>
    <w:commentRangeStart w:id="14"/>
    <w:p w14:paraId="26615756" w14:textId="35E05ECF" w:rsidR="00D77A3D" w:rsidRPr="007D1846" w:rsidRDefault="0015178E" w:rsidP="00407E65">
      <w:pPr>
        <w:jc w:val="center"/>
      </w:pPr>
      <w:r>
        <w:object w:dxaOrig="6600" w:dyaOrig="2580" w14:anchorId="1CFDA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35.85pt" o:ole="">
            <v:imagedata r:id="rId16" o:title=""/>
          </v:shape>
          <o:OLEObject Type="Embed" ProgID="Visio.Drawing.15" ShapeID="_x0000_i1025" DrawAspect="Content" ObjectID="_1682004657" r:id="rId17"/>
        </w:object>
      </w:r>
      <w:commentRangeEnd w:id="14"/>
      <w:r w:rsidR="0064742A">
        <w:rPr>
          <w:rStyle w:val="af0"/>
        </w:rPr>
        <w:commentReference w:id="14"/>
      </w:r>
    </w:p>
    <w:p w14:paraId="368F394C" w14:textId="680DC239" w:rsidR="00D77A3D" w:rsidRPr="007D1846" w:rsidRDefault="00D77A3D" w:rsidP="00D77A3D">
      <w:pPr>
        <w:jc w:val="center"/>
      </w:pPr>
      <w:r w:rsidRPr="007D1846">
        <w:rPr>
          <w:rFonts w:ascii="黑体" w:eastAsia="黑体" w:hAnsi="黑体" w:hint="eastAsia"/>
          <w:b/>
          <w:bCs/>
        </w:rPr>
        <w:t>图</w:t>
      </w:r>
      <w:r w:rsidRPr="007D1846">
        <w:rPr>
          <w:rFonts w:ascii="Times New Roman" w:eastAsia="黑体" w:hAnsi="Times New Roman" w:cs="Times New Roman"/>
          <w:b/>
          <w:bCs/>
        </w:rPr>
        <w:t>2</w:t>
      </w:r>
      <w:r w:rsidRPr="007D1846">
        <w:t xml:space="preserve"> </w:t>
      </w:r>
      <w:r w:rsidRPr="007D1846">
        <w:rPr>
          <w:rFonts w:ascii="Times New Roman" w:hAnsi="Times New Roman" w:cs="Times New Roman"/>
        </w:rPr>
        <w:t>VGG_C</w:t>
      </w:r>
      <w:r w:rsidRPr="007D1846">
        <w:rPr>
          <w:rFonts w:hint="eastAsia"/>
        </w:rPr>
        <w:t>模型结构</w:t>
      </w:r>
    </w:p>
    <w:p w14:paraId="2F95EB8E" w14:textId="3C5E1DA3" w:rsidR="00D77A3D" w:rsidRPr="007D1846" w:rsidRDefault="00D77A3D" w:rsidP="00D77A3D">
      <w:pPr>
        <w:jc w:val="center"/>
        <w:rPr>
          <w:rFonts w:ascii="Times New Roman" w:hAnsi="Times New Roman" w:cs="Times New Roman"/>
        </w:rPr>
      </w:pPr>
      <w:r w:rsidRPr="007D1846">
        <w:rPr>
          <w:rFonts w:ascii="Times New Roman" w:hAnsi="Times New Roman" w:cs="Times New Roman"/>
          <w:b/>
          <w:bCs/>
        </w:rPr>
        <w:t>Fig.2</w:t>
      </w:r>
      <w:r w:rsidRPr="007D1846">
        <w:rPr>
          <w:rFonts w:ascii="Times New Roman" w:hAnsi="Times New Roman" w:cs="Times New Roman"/>
        </w:rPr>
        <w:t xml:space="preserve"> VGG_C model structure</w:t>
      </w:r>
    </w:p>
    <w:p w14:paraId="28FB6A89" w14:textId="77777777" w:rsidR="00D77A3D" w:rsidRPr="007D1846" w:rsidRDefault="00D77A3D" w:rsidP="00407E65">
      <w:pPr>
        <w:jc w:val="center"/>
      </w:pPr>
    </w:p>
    <w:p w14:paraId="1307A199" w14:textId="51A447BF" w:rsidR="00CB6901" w:rsidRPr="007D1846" w:rsidRDefault="00407E65" w:rsidP="00407E65">
      <w:pPr>
        <w:jc w:val="center"/>
      </w:pPr>
      <w:r w:rsidRPr="007D1846">
        <w:rPr>
          <w:noProof/>
        </w:rPr>
        <w:lastRenderedPageBreak/>
        <w:drawing>
          <wp:inline distT="0" distB="0" distL="0" distR="0" wp14:anchorId="67629D6D" wp14:editId="6436EE95">
            <wp:extent cx="1879811" cy="2613804"/>
            <wp:effectExtent l="0" t="0" r="6350" b="0"/>
            <wp:docPr id="13" name="图片 13" descr="C:\Users\ljh\AppData\Local\Temp\WeChat Files\d3751767d23368374b472505f70e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h\AppData\Local\Temp\WeChat Files\d3751767d23368374b472505f70e4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1195" cy="2643538"/>
                    </a:xfrm>
                    <a:prstGeom prst="rect">
                      <a:avLst/>
                    </a:prstGeom>
                    <a:noFill/>
                    <a:ln>
                      <a:noFill/>
                    </a:ln>
                  </pic:spPr>
                </pic:pic>
              </a:graphicData>
            </a:graphic>
          </wp:inline>
        </w:drawing>
      </w:r>
      <w:r w:rsidRPr="007D1846">
        <w:rPr>
          <w:rFonts w:hint="eastAsia"/>
        </w:rPr>
        <w:t xml:space="preserve"> </w:t>
      </w:r>
      <w:r w:rsidRPr="007D1846">
        <w:t xml:space="preserve">     </w:t>
      </w:r>
      <w:r w:rsidRPr="007D1846">
        <w:rPr>
          <w:noProof/>
        </w:rPr>
        <w:drawing>
          <wp:inline distT="0" distB="0" distL="0" distR="0" wp14:anchorId="73271F15" wp14:editId="02EE9201">
            <wp:extent cx="1941515" cy="2745105"/>
            <wp:effectExtent l="0" t="0" r="1905" b="0"/>
            <wp:docPr id="11" name="图片 11" descr="C:\Users\ljh\AppData\Local\Temp\WeChat Files\a3d3d98f9ddd95976def3b883707a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h\AppData\Local\Temp\WeChat Files\a3d3d98f9ddd95976def3b883707a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196" cy="2757380"/>
                    </a:xfrm>
                    <a:prstGeom prst="rect">
                      <a:avLst/>
                    </a:prstGeom>
                    <a:noFill/>
                    <a:ln>
                      <a:noFill/>
                    </a:ln>
                  </pic:spPr>
                </pic:pic>
              </a:graphicData>
            </a:graphic>
          </wp:inline>
        </w:drawing>
      </w:r>
    </w:p>
    <w:p w14:paraId="2D7815F4" w14:textId="2141BD05" w:rsidR="00407E65" w:rsidRPr="007D1846" w:rsidRDefault="005A02D8" w:rsidP="0095545E">
      <w:pPr>
        <w:ind w:firstLineChars="1100" w:firstLine="1980"/>
        <w:rPr>
          <w:sz w:val="18"/>
          <w:szCs w:val="18"/>
        </w:rPr>
      </w:pPr>
      <w:r w:rsidRPr="007D1846">
        <w:rPr>
          <w:rFonts w:hint="eastAsia"/>
          <w:sz w:val="18"/>
          <w:szCs w:val="18"/>
        </w:rPr>
        <w:t>（</w:t>
      </w:r>
      <w:r w:rsidRPr="007D1846">
        <w:rPr>
          <w:rFonts w:hint="eastAsia"/>
          <w:sz w:val="18"/>
          <w:szCs w:val="18"/>
        </w:rPr>
        <w:t>a</w:t>
      </w:r>
      <w:r w:rsidRPr="007D1846">
        <w:rPr>
          <w:rFonts w:hint="eastAsia"/>
          <w:sz w:val="18"/>
          <w:szCs w:val="18"/>
        </w:rPr>
        <w:t>）基础模块</w:t>
      </w:r>
      <w:r w:rsidRPr="007D1846">
        <w:rPr>
          <w:rFonts w:hint="eastAsia"/>
          <w:sz w:val="18"/>
          <w:szCs w:val="18"/>
        </w:rPr>
        <w:t xml:space="preserve"> </w:t>
      </w:r>
      <w:r w:rsidRPr="007D1846">
        <w:rPr>
          <w:sz w:val="18"/>
          <w:szCs w:val="18"/>
        </w:rPr>
        <w:t xml:space="preserve">                   </w:t>
      </w:r>
      <w:r w:rsidRPr="007D1846">
        <w:rPr>
          <w:sz w:val="18"/>
          <w:szCs w:val="18"/>
        </w:rPr>
        <w:tab/>
        <w:t xml:space="preserve"> </w:t>
      </w:r>
      <w:r w:rsidR="0095545E" w:rsidRPr="007D1846">
        <w:rPr>
          <w:sz w:val="18"/>
          <w:szCs w:val="18"/>
        </w:rPr>
        <w:t xml:space="preserve">     </w:t>
      </w:r>
      <w:r w:rsidRPr="007D1846">
        <w:rPr>
          <w:rFonts w:hint="eastAsia"/>
          <w:sz w:val="18"/>
          <w:szCs w:val="18"/>
        </w:rPr>
        <w:t>（</w:t>
      </w:r>
      <w:r w:rsidRPr="007D1846">
        <w:rPr>
          <w:rFonts w:hint="eastAsia"/>
          <w:sz w:val="18"/>
          <w:szCs w:val="18"/>
        </w:rPr>
        <w:t>b</w:t>
      </w:r>
      <w:r w:rsidRPr="007D1846">
        <w:rPr>
          <w:rFonts w:hint="eastAsia"/>
          <w:sz w:val="18"/>
          <w:szCs w:val="18"/>
        </w:rPr>
        <w:t>）下采样模块</w:t>
      </w:r>
    </w:p>
    <w:p w14:paraId="63609255" w14:textId="43A77306" w:rsidR="0095545E" w:rsidRPr="007D1846" w:rsidRDefault="0095545E" w:rsidP="0095545E">
      <w:pPr>
        <w:ind w:firstLineChars="1000" w:firstLine="1800"/>
        <w:rPr>
          <w:rFonts w:ascii="Times New Roman" w:hAnsi="Times New Roman" w:cs="Times New Roman"/>
          <w:sz w:val="18"/>
          <w:szCs w:val="18"/>
        </w:rPr>
      </w:pPr>
      <w:r w:rsidRPr="007D1846">
        <w:rPr>
          <w:rFonts w:hint="eastAsia"/>
          <w:sz w:val="18"/>
          <w:szCs w:val="18"/>
        </w:rPr>
        <w:t>（</w:t>
      </w:r>
      <w:r w:rsidRPr="007D1846">
        <w:rPr>
          <w:rFonts w:hint="eastAsia"/>
          <w:sz w:val="18"/>
          <w:szCs w:val="18"/>
        </w:rPr>
        <w:t>a</w:t>
      </w:r>
      <w:r w:rsidRPr="007D1846">
        <w:rPr>
          <w:rFonts w:hint="eastAsia"/>
          <w:sz w:val="18"/>
          <w:szCs w:val="18"/>
        </w:rPr>
        <w:t>）</w:t>
      </w:r>
      <w:r w:rsidRPr="007D1846">
        <w:rPr>
          <w:rFonts w:ascii="Times New Roman" w:hAnsi="Times New Roman" w:cs="Times New Roman" w:hint="cs"/>
          <w:sz w:val="18"/>
          <w:szCs w:val="18"/>
        </w:rPr>
        <w:t>B</w:t>
      </w:r>
      <w:r w:rsidRPr="007D1846">
        <w:rPr>
          <w:rFonts w:ascii="Times New Roman" w:hAnsi="Times New Roman" w:cs="Times New Roman"/>
          <w:sz w:val="18"/>
          <w:szCs w:val="18"/>
        </w:rPr>
        <w:t>asic module                       (b) Downsampling module</w:t>
      </w:r>
    </w:p>
    <w:p w14:paraId="3D61D450" w14:textId="04C1F724" w:rsidR="005A02D8" w:rsidRPr="007D1846" w:rsidRDefault="005A02D8" w:rsidP="005A02D8">
      <w:pPr>
        <w:jc w:val="center"/>
        <w:rPr>
          <w:sz w:val="18"/>
          <w:szCs w:val="18"/>
        </w:rPr>
      </w:pPr>
      <w:r w:rsidRPr="007D1846">
        <w:rPr>
          <w:rFonts w:ascii="黑体" w:eastAsia="黑体" w:hAnsi="黑体" w:hint="eastAsia"/>
          <w:b/>
          <w:bCs/>
          <w:sz w:val="18"/>
          <w:szCs w:val="18"/>
        </w:rPr>
        <w:t>图</w:t>
      </w:r>
      <w:r w:rsidR="00D77A3D" w:rsidRPr="007D1846">
        <w:rPr>
          <w:b/>
          <w:bCs/>
          <w:sz w:val="18"/>
          <w:szCs w:val="18"/>
        </w:rPr>
        <w:t>3</w:t>
      </w:r>
      <w:r w:rsidRPr="007D1846">
        <w:rPr>
          <w:rFonts w:ascii="Times New Roman" w:hAnsi="Times New Roman" w:cs="Times New Roman"/>
          <w:b/>
          <w:bCs/>
          <w:sz w:val="18"/>
          <w:szCs w:val="18"/>
        </w:rPr>
        <w:t xml:space="preserve"> </w:t>
      </w:r>
      <w:r w:rsidRPr="007D1846">
        <w:rPr>
          <w:rFonts w:ascii="Times New Roman" w:hAnsi="Times New Roman" w:cs="Times New Roman"/>
          <w:sz w:val="18"/>
          <w:szCs w:val="18"/>
        </w:rPr>
        <w:t>VGG_C</w:t>
      </w:r>
      <w:r w:rsidRPr="007D1846">
        <w:rPr>
          <w:rFonts w:hint="eastAsia"/>
          <w:sz w:val="18"/>
          <w:szCs w:val="18"/>
        </w:rPr>
        <w:t>模型组成模块</w:t>
      </w:r>
    </w:p>
    <w:p w14:paraId="04C17E6F" w14:textId="58CE0D0C" w:rsidR="0095545E" w:rsidRPr="007D1846" w:rsidRDefault="0095545E" w:rsidP="005A02D8">
      <w:pPr>
        <w:jc w:val="center"/>
        <w:rPr>
          <w:rFonts w:ascii="Times New Roman" w:hAnsi="Times New Roman" w:cs="Times New Roman"/>
          <w:sz w:val="18"/>
          <w:szCs w:val="18"/>
        </w:rPr>
      </w:pPr>
      <w:r w:rsidRPr="007D1846">
        <w:rPr>
          <w:rFonts w:ascii="Times New Roman" w:hAnsi="Times New Roman" w:cs="Times New Roman"/>
          <w:b/>
          <w:bCs/>
          <w:sz w:val="18"/>
          <w:szCs w:val="18"/>
        </w:rPr>
        <w:t>Fig.</w:t>
      </w:r>
      <w:r w:rsidR="00D77A3D" w:rsidRPr="007D1846">
        <w:rPr>
          <w:rFonts w:ascii="Times New Roman" w:hAnsi="Times New Roman" w:cs="Times New Roman"/>
          <w:b/>
          <w:bCs/>
          <w:sz w:val="18"/>
          <w:szCs w:val="18"/>
        </w:rPr>
        <w:t>3</w:t>
      </w:r>
      <w:r w:rsidRPr="007D1846">
        <w:rPr>
          <w:rFonts w:ascii="Times New Roman" w:hAnsi="Times New Roman" w:cs="Times New Roman"/>
          <w:sz w:val="18"/>
          <w:szCs w:val="18"/>
        </w:rPr>
        <w:t xml:space="preserve"> VGG_C model components</w:t>
      </w:r>
    </w:p>
    <w:p w14:paraId="13549780" w14:textId="530B387B" w:rsidR="003C074D" w:rsidRPr="007F0D67" w:rsidRDefault="003C074D" w:rsidP="0045343E">
      <w:pPr>
        <w:adjustRightInd w:val="0"/>
        <w:spacing w:line="360" w:lineRule="auto"/>
      </w:pPr>
    </w:p>
    <w:p w14:paraId="49E20C43" w14:textId="3DA04575" w:rsidR="002B1DF3" w:rsidRPr="007D1846" w:rsidRDefault="002B1DF3" w:rsidP="0045343E">
      <w:pPr>
        <w:pStyle w:val="af2"/>
        <w:numPr>
          <w:ilvl w:val="2"/>
          <w:numId w:val="2"/>
        </w:numPr>
        <w:ind w:firstLineChars="0"/>
        <w:rPr>
          <w:rFonts w:ascii="Times New Roman" w:eastAsia="楷体" w:hAnsi="楷体" w:cs="Times New Roman"/>
          <w:szCs w:val="21"/>
        </w:rPr>
      </w:pPr>
      <w:r w:rsidRPr="007D1846">
        <w:rPr>
          <w:rFonts w:ascii="Times New Roman" w:eastAsia="楷体" w:hAnsi="楷体" w:cs="Times New Roman"/>
          <w:szCs w:val="21"/>
        </w:rPr>
        <w:t>VGG_C</w:t>
      </w:r>
      <w:r w:rsidRPr="007D1846">
        <w:rPr>
          <w:rFonts w:ascii="Times New Roman" w:eastAsia="楷体" w:hAnsi="楷体" w:cs="Times New Roman" w:hint="eastAsia"/>
          <w:szCs w:val="21"/>
        </w:rPr>
        <w:t>模型优化</w:t>
      </w:r>
    </w:p>
    <w:p w14:paraId="46C93C89" w14:textId="628DC5DE" w:rsidR="00B07B26" w:rsidRPr="007D1846" w:rsidRDefault="002B1DF3" w:rsidP="005B29ED">
      <w:pPr>
        <w:pStyle w:val="10"/>
        <w:adjustRightInd w:val="0"/>
        <w:spacing w:line="314" w:lineRule="exact"/>
        <w:rPr>
          <w:rFonts w:asciiTheme="minorEastAsia" w:hAnsiTheme="minorEastAsia"/>
          <w:kern w:val="0"/>
          <w:szCs w:val="21"/>
        </w:rPr>
      </w:pPr>
      <w:r w:rsidRPr="007D1846">
        <w:rPr>
          <w:rFonts w:asciiTheme="minorEastAsia" w:hAnsiTheme="minorEastAsia" w:hint="eastAsia"/>
          <w:kern w:val="0"/>
          <w:szCs w:val="21"/>
        </w:rPr>
        <w:t>因训练数据较少，训练的网络易出现过拟合，造成网络泛化性能低下</w:t>
      </w:r>
      <w:r w:rsidR="00697C82" w:rsidRPr="007D1846">
        <w:rPr>
          <w:rFonts w:asciiTheme="minorEastAsia" w:hAnsiTheme="minorEastAsia" w:hint="eastAsia"/>
          <w:kern w:val="0"/>
          <w:szCs w:val="21"/>
        </w:rPr>
        <w:t>，</w:t>
      </w:r>
      <w:r w:rsidR="00CB268D" w:rsidRPr="007D1846">
        <w:rPr>
          <w:rFonts w:asciiTheme="minorEastAsia" w:hAnsiTheme="minorEastAsia" w:hint="eastAsia"/>
          <w:kern w:val="0"/>
          <w:szCs w:val="21"/>
        </w:rPr>
        <w:t>增加了</w:t>
      </w:r>
      <w:r w:rsidRPr="007D1846">
        <w:rPr>
          <w:rFonts w:asciiTheme="minorEastAsia" w:hAnsiTheme="minorEastAsia" w:hint="eastAsia"/>
          <w:kern w:val="0"/>
          <w:szCs w:val="21"/>
        </w:rPr>
        <w:t>训练过程中对模型不确定性的校准</w:t>
      </w:r>
      <w:r w:rsidR="003E074A" w:rsidRPr="007D1846">
        <w:rPr>
          <w:rFonts w:asciiTheme="minorEastAsia" w:hAnsiTheme="minorEastAsia" w:hint="eastAsia"/>
          <w:kern w:val="0"/>
          <w:szCs w:val="21"/>
          <w:highlight w:val="yellow"/>
          <w:vertAlign w:val="superscript"/>
        </w:rPr>
        <w:t>[</w:t>
      </w:r>
      <w:r w:rsidR="003E074A" w:rsidRPr="007D1846">
        <w:rPr>
          <w:rFonts w:asciiTheme="minorEastAsia" w:hAnsiTheme="minorEastAsia"/>
          <w:kern w:val="0"/>
          <w:szCs w:val="21"/>
          <w:highlight w:val="yellow"/>
          <w:vertAlign w:val="superscript"/>
        </w:rPr>
        <w:t>1</w:t>
      </w:r>
      <w:r w:rsidR="003A038E">
        <w:rPr>
          <w:rFonts w:asciiTheme="minorEastAsia" w:hAnsiTheme="minorEastAsia"/>
          <w:kern w:val="0"/>
          <w:szCs w:val="21"/>
          <w:highlight w:val="yellow"/>
          <w:vertAlign w:val="superscript"/>
        </w:rPr>
        <w:t>9</w:t>
      </w:r>
      <w:r w:rsidR="003E074A" w:rsidRPr="007D1846">
        <w:rPr>
          <w:rFonts w:asciiTheme="minorEastAsia" w:hAnsiTheme="minorEastAsia"/>
          <w:kern w:val="0"/>
          <w:szCs w:val="21"/>
          <w:highlight w:val="yellow"/>
          <w:vertAlign w:val="superscript"/>
        </w:rPr>
        <w:t>]</w:t>
      </w:r>
      <w:r w:rsidRPr="007D1846">
        <w:rPr>
          <w:rFonts w:asciiTheme="minorEastAsia" w:hAnsiTheme="minorEastAsia" w:hint="eastAsia"/>
          <w:kern w:val="0"/>
          <w:szCs w:val="21"/>
        </w:rPr>
        <w:t>。</w:t>
      </w:r>
      <w:r w:rsidR="006D3DB7" w:rsidRPr="007D1846">
        <w:rPr>
          <w:rFonts w:asciiTheme="minorEastAsia" w:hAnsiTheme="minorEastAsia" w:hint="eastAsia"/>
          <w:kern w:val="0"/>
          <w:szCs w:val="21"/>
        </w:rPr>
        <w:t>在本研究中，仅依靠网络</w:t>
      </w:r>
      <w:r w:rsidR="007D1846" w:rsidRPr="007D1846">
        <w:rPr>
          <w:rFonts w:asciiTheme="minorEastAsia" w:hAnsiTheme="minorEastAsia" w:hint="eastAsia"/>
          <w:kern w:val="0"/>
          <w:szCs w:val="21"/>
        </w:rPr>
        <w:t>输出</w:t>
      </w:r>
      <w:r w:rsidR="006D3DB7" w:rsidRPr="007D1846">
        <w:rPr>
          <w:rFonts w:asciiTheme="minorEastAsia" w:hAnsiTheme="minorEastAsia" w:hint="eastAsia"/>
          <w:kern w:val="0"/>
          <w:szCs w:val="21"/>
        </w:rPr>
        <w:t>的</w:t>
      </w:r>
      <w:r w:rsidR="007D1846" w:rsidRPr="007D1846">
        <w:rPr>
          <w:rFonts w:asciiTheme="minorEastAsia" w:hAnsiTheme="minorEastAsia" w:hint="eastAsia"/>
          <w:kern w:val="0"/>
          <w:szCs w:val="21"/>
        </w:rPr>
        <w:t>柑橘树冠层施药</w:t>
      </w:r>
      <w:r w:rsidR="006D3DB7" w:rsidRPr="007D1846">
        <w:rPr>
          <w:rFonts w:asciiTheme="minorEastAsia" w:hAnsiTheme="minorEastAsia" w:hint="eastAsia"/>
          <w:kern w:val="0"/>
          <w:szCs w:val="21"/>
        </w:rPr>
        <w:t>类别概率做决策，若分类网络输出已</w:t>
      </w:r>
      <w:r w:rsidR="0014061E" w:rsidRPr="007D1846">
        <w:rPr>
          <w:rFonts w:asciiTheme="minorEastAsia" w:hAnsiTheme="minorEastAsia" w:hint="eastAsia"/>
          <w:kern w:val="0"/>
          <w:szCs w:val="21"/>
        </w:rPr>
        <w:t>施</w:t>
      </w:r>
      <w:r w:rsidR="006D3DB7" w:rsidRPr="007D1846">
        <w:rPr>
          <w:rFonts w:asciiTheme="minorEastAsia" w:hAnsiTheme="minorEastAsia" w:hint="eastAsia"/>
          <w:kern w:val="0"/>
          <w:szCs w:val="21"/>
        </w:rPr>
        <w:t>药的概率为</w:t>
      </w:r>
      <w:r w:rsidR="006D3DB7" w:rsidRPr="007D1846">
        <w:rPr>
          <w:rFonts w:ascii="Times New Roman" w:hAnsi="Times New Roman" w:cs="Times New Roman"/>
          <w:kern w:val="0"/>
          <w:szCs w:val="21"/>
        </w:rPr>
        <w:t>0.9</w:t>
      </w:r>
      <w:r w:rsidR="006D3DB7" w:rsidRPr="007D1846">
        <w:rPr>
          <w:rFonts w:asciiTheme="minorEastAsia" w:hAnsiTheme="minorEastAsia" w:hint="eastAsia"/>
          <w:kern w:val="0"/>
          <w:szCs w:val="21"/>
        </w:rPr>
        <w:t>，则可认为该柑橘树冠层已</w:t>
      </w:r>
      <w:r w:rsidR="0014061E" w:rsidRPr="007D1846">
        <w:rPr>
          <w:rFonts w:asciiTheme="minorEastAsia" w:hAnsiTheme="minorEastAsia" w:hint="eastAsia"/>
          <w:kern w:val="0"/>
          <w:szCs w:val="21"/>
        </w:rPr>
        <w:t>施</w:t>
      </w:r>
      <w:r w:rsidR="006D3DB7" w:rsidRPr="007D1846">
        <w:rPr>
          <w:rFonts w:asciiTheme="minorEastAsia" w:hAnsiTheme="minorEastAsia" w:hint="eastAsia"/>
          <w:kern w:val="0"/>
          <w:szCs w:val="21"/>
        </w:rPr>
        <w:t>药。因模型训练过程中对图片进行压缩和数据采集传感器存在误差等原因造成不确定性的影响，网络输出的实际可信度值为</w:t>
      </w:r>
      <w:r w:rsidR="006D3DB7" w:rsidRPr="007D1846">
        <w:rPr>
          <w:rFonts w:ascii="Times New Roman" w:hAnsi="Times New Roman" w:cs="Times New Roman"/>
          <w:kern w:val="0"/>
          <w:szCs w:val="21"/>
        </w:rPr>
        <w:t>0.1</w:t>
      </w:r>
      <w:r w:rsidR="006D3DB7" w:rsidRPr="007D1846">
        <w:rPr>
          <w:rFonts w:asciiTheme="minorEastAsia" w:hAnsiTheme="minorEastAsia" w:hint="eastAsia"/>
          <w:kern w:val="0"/>
          <w:szCs w:val="21"/>
        </w:rPr>
        <w:t>，即网络的输出不具有可信度</w:t>
      </w:r>
      <w:commentRangeStart w:id="15"/>
      <w:r w:rsidR="003E074A" w:rsidRPr="007D1846">
        <w:rPr>
          <w:rFonts w:asciiTheme="minorEastAsia" w:hAnsiTheme="minorEastAsia" w:hint="eastAsia"/>
          <w:kern w:val="0"/>
          <w:szCs w:val="21"/>
          <w:highlight w:val="yellow"/>
          <w:vertAlign w:val="superscript"/>
        </w:rPr>
        <w:t>[</w:t>
      </w:r>
      <w:r w:rsidR="003A038E">
        <w:rPr>
          <w:rFonts w:asciiTheme="minorEastAsia" w:hAnsiTheme="minorEastAsia"/>
          <w:kern w:val="0"/>
          <w:szCs w:val="21"/>
          <w:highlight w:val="yellow"/>
          <w:vertAlign w:val="superscript"/>
        </w:rPr>
        <w:t>20</w:t>
      </w:r>
      <w:r w:rsidR="003E074A" w:rsidRPr="007D1846">
        <w:rPr>
          <w:rFonts w:asciiTheme="minorEastAsia" w:hAnsiTheme="minorEastAsia"/>
          <w:kern w:val="0"/>
          <w:szCs w:val="21"/>
          <w:highlight w:val="yellow"/>
          <w:vertAlign w:val="superscript"/>
        </w:rPr>
        <w:t>]</w:t>
      </w:r>
      <w:r w:rsidR="006D3DB7" w:rsidRPr="007D1846">
        <w:rPr>
          <w:rFonts w:asciiTheme="minorEastAsia" w:hAnsiTheme="minorEastAsia" w:hint="eastAsia"/>
          <w:kern w:val="0"/>
          <w:szCs w:val="21"/>
        </w:rPr>
        <w:t>。</w:t>
      </w:r>
      <w:commentRangeEnd w:id="15"/>
      <w:r w:rsidR="0064742A">
        <w:rPr>
          <w:rStyle w:val="af0"/>
        </w:rPr>
        <w:commentReference w:id="15"/>
      </w:r>
    </w:p>
    <w:p w14:paraId="361EF437" w14:textId="7E17CACD" w:rsidR="002B1DF3" w:rsidRPr="007D1846" w:rsidRDefault="00697C82" w:rsidP="005B29ED">
      <w:pPr>
        <w:pStyle w:val="10"/>
        <w:adjustRightInd w:val="0"/>
        <w:spacing w:line="314" w:lineRule="exact"/>
        <w:rPr>
          <w:rFonts w:asciiTheme="minorEastAsia" w:hAnsiTheme="minorEastAsia"/>
          <w:kern w:val="0"/>
          <w:szCs w:val="21"/>
        </w:rPr>
      </w:pPr>
      <w:r w:rsidRPr="007D1846">
        <w:rPr>
          <w:rFonts w:asciiTheme="minorEastAsia" w:hAnsiTheme="minorEastAsia" w:hint="eastAsia"/>
          <w:kern w:val="0"/>
          <w:szCs w:val="21"/>
        </w:rPr>
        <w:t>针对上述问题，在网络输出端</w:t>
      </w:r>
      <w:r w:rsidR="00932E44" w:rsidRPr="007D1846">
        <w:rPr>
          <w:rFonts w:asciiTheme="minorEastAsia" w:hAnsiTheme="minorEastAsia" w:hint="eastAsia"/>
          <w:kern w:val="0"/>
          <w:szCs w:val="21"/>
        </w:rPr>
        <w:t>添加</w:t>
      </w:r>
      <w:r w:rsidRPr="007D1846">
        <w:rPr>
          <w:rFonts w:asciiTheme="minorEastAsia" w:hAnsiTheme="minorEastAsia" w:hint="eastAsia"/>
          <w:kern w:val="0"/>
          <w:szCs w:val="21"/>
        </w:rPr>
        <w:t>不确定</w:t>
      </w:r>
      <w:r w:rsidR="00C341B5" w:rsidRPr="007D1846">
        <w:rPr>
          <w:rFonts w:asciiTheme="minorEastAsia" w:hAnsiTheme="minorEastAsia" w:hint="eastAsia"/>
          <w:kern w:val="0"/>
          <w:szCs w:val="21"/>
        </w:rPr>
        <w:t>性</w:t>
      </w:r>
      <w:r w:rsidRPr="007D1846">
        <w:rPr>
          <w:rFonts w:asciiTheme="minorEastAsia" w:hAnsiTheme="minorEastAsia" w:hint="eastAsia"/>
          <w:kern w:val="0"/>
          <w:szCs w:val="21"/>
        </w:rPr>
        <w:t>度量</w:t>
      </w:r>
      <w:r w:rsidR="0003601A" w:rsidRPr="007D1846">
        <w:rPr>
          <w:rFonts w:asciiTheme="minorEastAsia" w:hAnsiTheme="minorEastAsia" w:hint="eastAsia"/>
          <w:kern w:val="0"/>
          <w:szCs w:val="21"/>
        </w:rPr>
        <w:t>计算</w:t>
      </w:r>
      <w:r w:rsidR="002B1DF3" w:rsidRPr="007D1846">
        <w:rPr>
          <w:rFonts w:asciiTheme="minorEastAsia" w:hAnsiTheme="minorEastAsia" w:hint="eastAsia"/>
          <w:kern w:val="0"/>
          <w:szCs w:val="21"/>
        </w:rPr>
        <w:t>。不确定性度量是针对类别疏忽概率所设立的一个分支，仅存在于训练过程中</w:t>
      </w:r>
      <w:r w:rsidRPr="007D1846">
        <w:rPr>
          <w:rFonts w:asciiTheme="minorEastAsia" w:hAnsiTheme="minorEastAsia" w:hint="eastAsia"/>
          <w:kern w:val="0"/>
          <w:szCs w:val="21"/>
        </w:rPr>
        <w:t>，</w:t>
      </w:r>
      <w:r w:rsidR="002B1DF3" w:rsidRPr="007D1846">
        <w:rPr>
          <w:rFonts w:asciiTheme="minorEastAsia" w:hAnsiTheme="minorEastAsia" w:hint="eastAsia"/>
          <w:kern w:val="0"/>
          <w:szCs w:val="21"/>
        </w:rPr>
        <w:t>用于强迫网络学习更精度的类别概率预测。</w:t>
      </w:r>
      <w:r w:rsidR="00E51ED3" w:rsidRPr="007D1846">
        <w:rPr>
          <w:rFonts w:asciiTheme="minorEastAsia" w:hAnsiTheme="minorEastAsia" w:hint="eastAsia"/>
          <w:kern w:val="0"/>
          <w:szCs w:val="21"/>
        </w:rPr>
        <w:t>通过计算网络输出的施药情况分类概率所对应的不确定性，判断分类结果与真实结果是否接近，进而决定是否信任该输出结果</w:t>
      </w:r>
      <w:r w:rsidR="00044EE6" w:rsidRPr="007D1846">
        <w:rPr>
          <w:rFonts w:asciiTheme="minorEastAsia" w:hAnsiTheme="minorEastAsia" w:hint="eastAsia"/>
          <w:kern w:val="0"/>
          <w:szCs w:val="21"/>
        </w:rPr>
        <w:t>。计算网络输出的不确定性方法如下：</w:t>
      </w:r>
    </w:p>
    <w:p w14:paraId="5C8BBF0A" w14:textId="701D7A61" w:rsidR="002B1DF3" w:rsidRPr="007D1846" w:rsidRDefault="002B1DF3" w:rsidP="005B29ED">
      <w:pPr>
        <w:spacing w:line="314" w:lineRule="exact"/>
        <w:ind w:firstLineChars="200" w:firstLine="420"/>
        <w:rPr>
          <w:rFonts w:asciiTheme="minorEastAsia" w:hAnsiTheme="minorEastAsia"/>
          <w:kern w:val="0"/>
          <w:szCs w:val="21"/>
        </w:rPr>
      </w:pPr>
      <w:r w:rsidRPr="007D1846">
        <w:rPr>
          <w:rFonts w:asciiTheme="minorEastAsia" w:hAnsiTheme="minorEastAsia" w:hint="eastAsia"/>
          <w:kern w:val="0"/>
          <w:szCs w:val="21"/>
        </w:rPr>
        <w:t>假设样本的不确定性服从正态分布，对于给定的样本</w:t>
      </w:r>
      <m:oMath>
        <m:sSub>
          <m:sSubPr>
            <m:ctrlPr>
              <w:rPr>
                <w:rFonts w:ascii="Cambria Math" w:hAnsi="Cambria Math" w:cs="Times New Roman"/>
                <w:kern w:val="0"/>
                <w:szCs w:val="21"/>
              </w:rPr>
            </m:ctrlPr>
          </m:sSubPr>
          <m:e>
            <m:r>
              <w:rPr>
                <w:rFonts w:ascii="Cambria Math" w:hAnsi="Cambria Math" w:cs="Times New Roman"/>
                <w:kern w:val="0"/>
                <w:szCs w:val="21"/>
              </w:rPr>
              <m:t>x</m:t>
            </m:r>
          </m:e>
          <m:sub>
            <m:r>
              <w:rPr>
                <w:rFonts w:ascii="Cambria Math" w:hAnsi="Cambria Math" w:cs="Times New Roman"/>
                <w:kern w:val="0"/>
                <w:szCs w:val="21"/>
              </w:rPr>
              <m:t>i</m:t>
            </m:r>
          </m:sub>
        </m:sSub>
      </m:oMath>
      <w:r w:rsidRPr="007D1846">
        <w:rPr>
          <w:rFonts w:asciiTheme="minorEastAsia" w:hAnsiTheme="minorEastAsia" w:hint="eastAsia"/>
          <w:kern w:val="0"/>
          <w:szCs w:val="21"/>
        </w:rPr>
        <w:t>所对应的不确定性</w:t>
      </w:r>
      <m:oMath>
        <m:sSub>
          <m:sSubPr>
            <m:ctrlPr>
              <w:rPr>
                <w:rFonts w:ascii="Cambria Math" w:hAnsi="Cambria Math"/>
                <w:kern w:val="0"/>
                <w:szCs w:val="21"/>
              </w:rPr>
            </m:ctrlPr>
          </m:sSubPr>
          <m:e>
            <m:r>
              <w:rPr>
                <w:rFonts w:ascii="Cambria Math" w:hAnsi="Cambria Math"/>
                <w:kern w:val="0"/>
                <w:szCs w:val="21"/>
              </w:rPr>
              <m:t>z</m:t>
            </m:r>
          </m:e>
          <m:sub>
            <m:r>
              <w:rPr>
                <w:rFonts w:ascii="Cambria Math" w:hAnsi="Cambria Math"/>
                <w:kern w:val="0"/>
                <w:szCs w:val="21"/>
              </w:rPr>
              <m:t>i</m:t>
            </m:r>
          </m:sub>
        </m:sSub>
      </m:oMath>
      <w:r w:rsidRPr="007D1846">
        <w:rPr>
          <w:rFonts w:asciiTheme="minorEastAsia" w:hAnsiTheme="minorEastAsia" w:hint="eastAsia"/>
          <w:kern w:val="0"/>
          <w:szCs w:val="21"/>
        </w:rPr>
        <w:t>定义</w:t>
      </w:r>
      <w:r w:rsidR="006D3DB7" w:rsidRPr="007D1846">
        <w:rPr>
          <w:rFonts w:asciiTheme="minorEastAsia" w:hAnsiTheme="minorEastAsia" w:hint="eastAsia"/>
          <w:kern w:val="0"/>
          <w:szCs w:val="21"/>
        </w:rPr>
        <w:t>为</w:t>
      </w:r>
    </w:p>
    <w:p w14:paraId="782CD366" w14:textId="7243E8B7" w:rsidR="002B1DF3" w:rsidRPr="007D1846" w:rsidRDefault="00D91D58" w:rsidP="001D04A6">
      <w:pPr>
        <w:jc w:val="right"/>
        <w:rPr>
          <w:rFonts w:ascii="Times New Roman" w:hAnsi="Times New Roman" w:cs="Times New Roman"/>
          <w:kern w:val="0"/>
          <w:szCs w:val="21"/>
        </w:rPr>
      </w:pPr>
      <m:oMath>
        <m:r>
          <m:rPr>
            <m:sty m:val="p"/>
          </m:rPr>
          <w:rPr>
            <w:rFonts w:ascii="Cambria Math" w:hAnsi="Cambria Math" w:cs="Times New Roman"/>
            <w:kern w:val="0"/>
            <w:szCs w:val="21"/>
          </w:rPr>
          <m:t>P</m:t>
        </m:r>
        <m:d>
          <m:dPr>
            <m:ctrlPr>
              <w:rPr>
                <w:rFonts w:ascii="Cambria Math" w:hAnsi="Cambria Math" w:cs="Times New Roman"/>
                <w:kern w:val="0"/>
                <w:szCs w:val="21"/>
              </w:rPr>
            </m:ctrlPr>
          </m:dPr>
          <m:e>
            <m:sSub>
              <m:sSubPr>
                <m:ctrlPr>
                  <w:rPr>
                    <w:rFonts w:ascii="Cambria Math" w:hAnsi="Cambria Math" w:cs="Times New Roman"/>
                    <w:kern w:val="0"/>
                    <w:szCs w:val="21"/>
                  </w:rPr>
                </m:ctrlPr>
              </m:sSubPr>
              <m:e>
                <m:r>
                  <m:rPr>
                    <m:sty m:val="p"/>
                  </m:rPr>
                  <w:rPr>
                    <w:rFonts w:ascii="Cambria Math" w:hAnsi="Cambria Math" w:cs="Times New Roman"/>
                    <w:kern w:val="0"/>
                    <w:szCs w:val="21"/>
                  </w:rPr>
                  <m:t>z</m:t>
                </m:r>
              </m:e>
              <m:sub>
                <m:r>
                  <m:rPr>
                    <m:sty m:val="p"/>
                  </m:rPr>
                  <w:rPr>
                    <w:rFonts w:ascii="Cambria Math" w:hAnsi="Cambria Math" w:cs="Times New Roman"/>
                    <w:kern w:val="0"/>
                    <w:szCs w:val="21"/>
                  </w:rPr>
                  <m:t>i</m:t>
                </m:r>
              </m:sub>
            </m:sSub>
          </m:e>
          <m:e>
            <m:sSub>
              <m:sSubPr>
                <m:ctrlPr>
                  <w:rPr>
                    <w:rFonts w:ascii="Cambria Math" w:hAnsi="Cambria Math" w:cs="Times New Roman"/>
                    <w:kern w:val="0"/>
                    <w:szCs w:val="21"/>
                  </w:rPr>
                </m:ctrlPr>
              </m:sSubPr>
              <m:e>
                <m:r>
                  <m:rPr>
                    <m:sty m:val="p"/>
                  </m:rPr>
                  <w:rPr>
                    <w:rFonts w:ascii="Cambria Math" w:hAnsi="Cambria Math" w:cs="Times New Roman"/>
                    <w:kern w:val="0"/>
                    <w:szCs w:val="21"/>
                  </w:rPr>
                  <m:t>x</m:t>
                </m:r>
              </m:e>
              <m:sub>
                <m:r>
                  <m:rPr>
                    <m:sty m:val="p"/>
                  </m:rPr>
                  <w:rPr>
                    <w:rFonts w:ascii="Cambria Math" w:hAnsi="Cambria Math" w:cs="Times New Roman"/>
                    <w:kern w:val="0"/>
                    <w:szCs w:val="21"/>
                  </w:rPr>
                  <m:t>i</m:t>
                </m:r>
              </m:sub>
            </m:sSub>
          </m:e>
        </m:d>
        <m:r>
          <m:rPr>
            <m:sty m:val="p"/>
          </m:rPr>
          <w:rPr>
            <w:rFonts w:ascii="Cambria Math" w:hAnsi="Cambria Math" w:cs="Times New Roman"/>
            <w:kern w:val="0"/>
            <w:szCs w:val="21"/>
          </w:rPr>
          <m:t>=N</m:t>
        </m:r>
        <m:d>
          <m:dPr>
            <m:ctrlPr>
              <w:rPr>
                <w:rFonts w:ascii="Cambria Math" w:hAnsi="Cambria Math" w:cs="Times New Roman"/>
                <w:kern w:val="0"/>
                <w:szCs w:val="21"/>
              </w:rPr>
            </m:ctrlPr>
          </m:dPr>
          <m:e>
            <m:sSub>
              <m:sSubPr>
                <m:ctrlPr>
                  <w:rPr>
                    <w:rFonts w:ascii="Cambria Math" w:hAnsi="Cambria Math" w:cs="Times New Roman"/>
                    <w:kern w:val="0"/>
                    <w:szCs w:val="21"/>
                  </w:rPr>
                </m:ctrlPr>
              </m:sSubPr>
              <m:e>
                <m:r>
                  <m:rPr>
                    <m:sty m:val="p"/>
                  </m:rPr>
                  <w:rPr>
                    <w:rFonts w:ascii="Cambria Math" w:hAnsi="Cambria Math" w:cs="Times New Roman"/>
                    <w:kern w:val="0"/>
                    <w:szCs w:val="21"/>
                  </w:rPr>
                  <m:t>z</m:t>
                </m:r>
              </m:e>
              <m:sub>
                <m:r>
                  <m:rPr>
                    <m:sty m:val="p"/>
                  </m:rPr>
                  <w:rPr>
                    <w:rFonts w:ascii="Cambria Math" w:hAnsi="Cambria Math" w:cs="Times New Roman"/>
                    <w:kern w:val="0"/>
                    <w:szCs w:val="21"/>
                  </w:rPr>
                  <m:t>i</m:t>
                </m:r>
              </m:sub>
            </m:sSub>
            <m:r>
              <m:rPr>
                <m:sty m:val="p"/>
              </m:rPr>
              <w:rPr>
                <w:rFonts w:ascii="Cambria Math" w:hAnsi="Cambria Math" w:cs="Times New Roman"/>
                <w:kern w:val="0"/>
                <w:szCs w:val="21"/>
              </w:rPr>
              <m:t>;</m:t>
            </m:r>
            <m:sSub>
              <m:sSubPr>
                <m:ctrlPr>
                  <w:rPr>
                    <w:rFonts w:ascii="Cambria Math" w:hAnsi="Cambria Math" w:cs="Times New Roman"/>
                    <w:kern w:val="0"/>
                    <w:szCs w:val="21"/>
                  </w:rPr>
                </m:ctrlPr>
              </m:sSubPr>
              <m:e>
                <m:r>
                  <m:rPr>
                    <m:sty m:val="p"/>
                  </m:rPr>
                  <w:rPr>
                    <w:rFonts w:ascii="Cambria Math" w:hAnsi="Cambria Math" w:cs="Times New Roman"/>
                    <w:kern w:val="0"/>
                    <w:szCs w:val="21"/>
                  </w:rPr>
                  <m:t>μ</m:t>
                </m:r>
              </m:e>
              <m:sub>
                <m:r>
                  <m:rPr>
                    <m:sty m:val="p"/>
                  </m:rPr>
                  <w:rPr>
                    <w:rFonts w:ascii="Cambria Math" w:hAnsi="Cambria Math" w:cs="Times New Roman"/>
                    <w:kern w:val="0"/>
                    <w:szCs w:val="21"/>
                  </w:rPr>
                  <m:t>i</m:t>
                </m:r>
              </m:sub>
            </m:sSub>
            <m:sSubSup>
              <m:sSubSupPr>
                <m:ctrlPr>
                  <w:rPr>
                    <w:rFonts w:ascii="Cambria Math" w:hAnsi="Cambria Math" w:cs="Times New Roman"/>
                    <w:kern w:val="0"/>
                    <w:szCs w:val="21"/>
                  </w:rPr>
                </m:ctrlPr>
              </m:sSubSupPr>
              <m:e>
                <m:r>
                  <m:rPr>
                    <m:sty m:val="p"/>
                  </m:rPr>
                  <w:rPr>
                    <w:rFonts w:ascii="Cambria Math" w:hAnsi="Cambria Math" w:cs="Times New Roman"/>
                    <w:kern w:val="0"/>
                    <w:szCs w:val="21"/>
                  </w:rPr>
                  <m:t>σ</m:t>
                </m:r>
              </m:e>
              <m:sub>
                <m:r>
                  <m:rPr>
                    <m:sty m:val="p"/>
                  </m:rPr>
                  <w:rPr>
                    <w:rFonts w:ascii="Cambria Math" w:hAnsi="Cambria Math" w:cs="Times New Roman"/>
                    <w:kern w:val="0"/>
                    <w:szCs w:val="21"/>
                  </w:rPr>
                  <m:t>i</m:t>
                </m:r>
              </m:sub>
              <m:sup>
                <m:r>
                  <m:rPr>
                    <m:sty m:val="p"/>
                  </m:rPr>
                  <w:rPr>
                    <w:rFonts w:ascii="Cambria Math" w:hAnsi="Cambria Math" w:cs="Times New Roman"/>
                    <w:kern w:val="0"/>
                    <w:szCs w:val="21"/>
                  </w:rPr>
                  <m:t>2</m:t>
                </m:r>
              </m:sup>
            </m:sSubSup>
          </m:e>
        </m:d>
      </m:oMath>
      <w:r w:rsidR="006D3DB7" w:rsidRPr="007D1846">
        <w:rPr>
          <w:rFonts w:ascii="Times New Roman" w:hAnsi="Times New Roman" w:cs="Times New Roman" w:hint="eastAsia"/>
          <w:kern w:val="0"/>
          <w:szCs w:val="21"/>
        </w:rPr>
        <w:t xml:space="preserve"> </w:t>
      </w:r>
      <w:r w:rsidR="006D3DB7" w:rsidRPr="007D1846">
        <w:rPr>
          <w:rFonts w:ascii="Times New Roman" w:hAnsi="Times New Roman" w:cs="Times New Roman"/>
          <w:kern w:val="0"/>
          <w:szCs w:val="21"/>
        </w:rPr>
        <w:t xml:space="preserve">      </w:t>
      </w:r>
      <w:r w:rsidR="001D04A6">
        <w:rPr>
          <w:rFonts w:ascii="Times New Roman" w:hAnsi="Times New Roman" w:cs="Times New Roman"/>
          <w:kern w:val="0"/>
          <w:szCs w:val="21"/>
        </w:rPr>
        <w:t xml:space="preserve">  </w:t>
      </w:r>
      <w:r w:rsidR="0064742A">
        <w:rPr>
          <w:rFonts w:ascii="Times New Roman" w:hAnsi="Times New Roman" w:cs="Times New Roman"/>
          <w:kern w:val="0"/>
          <w:szCs w:val="21"/>
        </w:rPr>
        <w:t>，</w:t>
      </w:r>
      <w:r w:rsidR="001D04A6">
        <w:rPr>
          <w:rFonts w:ascii="Times New Roman" w:hAnsi="Times New Roman" w:cs="Times New Roman"/>
          <w:kern w:val="0"/>
          <w:szCs w:val="21"/>
        </w:rPr>
        <w:t xml:space="preserve">          </w:t>
      </w:r>
      <w:r w:rsidR="006D3DB7" w:rsidRPr="007D1846">
        <w:rPr>
          <w:rFonts w:ascii="Times New Roman" w:hAnsi="Times New Roman" w:cs="Times New Roman"/>
          <w:kern w:val="0"/>
          <w:szCs w:val="21"/>
        </w:rPr>
        <w:t xml:space="preserve"> </w:t>
      </w:r>
      <w:r w:rsidR="001D04A6">
        <w:rPr>
          <w:rFonts w:ascii="Times New Roman" w:hAnsi="Times New Roman" w:cs="Times New Roman"/>
          <w:kern w:val="0"/>
          <w:szCs w:val="21"/>
        </w:rPr>
        <w:t xml:space="preserve">  </w:t>
      </w:r>
      <w:r w:rsidR="006D3DB7" w:rsidRPr="007D1846">
        <w:rPr>
          <w:rFonts w:ascii="Times New Roman" w:hAnsi="Times New Roman" w:cs="Times New Roman" w:hint="eastAsia"/>
          <w:kern w:val="0"/>
          <w:szCs w:val="21"/>
        </w:rPr>
        <w:t>（</w:t>
      </w:r>
      <w:r w:rsidR="001D04A6">
        <w:rPr>
          <w:rFonts w:ascii="Times New Roman" w:hAnsi="Times New Roman" w:cs="Times New Roman"/>
          <w:kern w:val="0"/>
          <w:szCs w:val="21"/>
        </w:rPr>
        <w:t>1</w:t>
      </w:r>
      <w:r w:rsidR="006D3DB7" w:rsidRPr="007D1846">
        <w:rPr>
          <w:rFonts w:ascii="Times New Roman" w:hAnsi="Times New Roman" w:cs="Times New Roman" w:hint="eastAsia"/>
          <w:kern w:val="0"/>
          <w:szCs w:val="21"/>
        </w:rPr>
        <w:t>）</w:t>
      </w:r>
    </w:p>
    <w:p w14:paraId="3F92604D" w14:textId="2B3EC5FD" w:rsidR="00044EE6" w:rsidRDefault="0064742A" w:rsidP="00576CEA">
      <w:pPr>
        <w:spacing w:line="314" w:lineRule="atLeast"/>
        <w:rPr>
          <w:rFonts w:asciiTheme="minorEastAsia" w:hAnsiTheme="minorEastAsia"/>
          <w:szCs w:val="21"/>
        </w:rPr>
      </w:pPr>
      <w:r>
        <w:rPr>
          <w:rFonts w:asciiTheme="minorEastAsia" w:hAnsiTheme="minorEastAsia" w:hint="eastAsia"/>
          <w:szCs w:val="21"/>
        </w:rPr>
        <w:t>式中，</w:t>
      </w:r>
      <m:oMath>
        <m:r>
          <m:rPr>
            <m:sty m:val="p"/>
          </m:rPr>
          <w:rPr>
            <w:rFonts w:ascii="Cambria Math" w:hAnsi="Cambria Math" w:cs="Times New Roman"/>
            <w:szCs w:val="21"/>
          </w:rPr>
          <m:t>P</m:t>
        </m:r>
        <m:d>
          <m:dPr>
            <m:ctrlPr>
              <w:rPr>
                <w:rFonts w:ascii="Cambria Math" w:hAnsi="Cambria Math" w:cs="Times New Roman"/>
                <w:szCs w:val="21"/>
              </w:rPr>
            </m:ctrlPr>
          </m:dPr>
          <m:e>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i</m:t>
                </m:r>
              </m:sub>
            </m:sSub>
          </m:e>
          <m:e>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i</m:t>
                </m:r>
              </m:sub>
            </m:sSub>
          </m:e>
        </m:d>
      </m:oMath>
      <w:r w:rsidR="002B1DF3" w:rsidRPr="007D1846">
        <w:rPr>
          <w:rFonts w:asciiTheme="minorEastAsia" w:hAnsiTheme="minorEastAsia" w:hint="eastAsia"/>
          <w:szCs w:val="21"/>
        </w:rPr>
        <w:t>表示样本</w:t>
      </w:r>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oMath>
      <w:r w:rsidR="002B1DF3" w:rsidRPr="007D1846">
        <w:rPr>
          <w:rFonts w:asciiTheme="minorEastAsia" w:hAnsiTheme="minorEastAsia" w:hint="eastAsia"/>
          <w:szCs w:val="21"/>
        </w:rPr>
        <w:t>所对应的不确定性，</w:t>
      </w:r>
      <w:r w:rsidR="002B1DF3" w:rsidRPr="007D1846">
        <w:rPr>
          <w:rFonts w:ascii="Times New Roman" w:hAnsi="Times New Roman" w:cs="Times New Roman"/>
          <w:szCs w:val="21"/>
        </w:rPr>
        <w:t>N</w:t>
      </w:r>
      <w:r w:rsidR="002B1DF3" w:rsidRPr="007D1846">
        <w:rPr>
          <w:rFonts w:asciiTheme="minorEastAsia" w:hAnsiTheme="minorEastAsia" w:hint="eastAsia"/>
          <w:szCs w:val="21"/>
        </w:rPr>
        <w:t>表示正态分布，</w:t>
      </w:r>
      <m:oMath>
        <m:sSub>
          <m:sSubPr>
            <m:ctrlPr>
              <w:rPr>
                <w:rFonts w:ascii="Cambria Math" w:hAnsi="Cambria Math" w:cs="Times New Roman"/>
                <w:i/>
                <w:szCs w:val="21"/>
              </w:rPr>
            </m:ctrlPr>
          </m:sSubPr>
          <m:e>
            <m:r>
              <w:rPr>
                <w:rFonts w:ascii="Cambria Math" w:hAnsi="Cambria Math" w:cs="Times New Roman"/>
                <w:szCs w:val="21"/>
              </w:rPr>
              <m:t>μ</m:t>
            </m:r>
          </m:e>
          <m:sub>
            <m:r>
              <w:rPr>
                <w:rFonts w:ascii="Cambria Math" w:hAnsi="Cambria Math" w:cs="Times New Roman"/>
                <w:szCs w:val="21"/>
              </w:rPr>
              <m:t>i</m:t>
            </m:r>
          </m:sub>
        </m:sSub>
      </m:oMath>
      <w:r w:rsidR="002B1DF3" w:rsidRPr="007D1846">
        <w:rPr>
          <w:rFonts w:asciiTheme="minorEastAsia" w:hAnsiTheme="minorEastAsia" w:hint="eastAsia"/>
          <w:szCs w:val="21"/>
        </w:rPr>
        <w:t>表示高斯分布的均值，</w:t>
      </w:r>
      <m:oMath>
        <m:sSubSup>
          <m:sSubSupPr>
            <m:ctrlPr>
              <w:rPr>
                <w:rFonts w:ascii="Cambria Math" w:hAnsi="Cambria Math" w:cs="Times New Roman"/>
                <w:i/>
                <w:szCs w:val="21"/>
              </w:rPr>
            </m:ctrlPr>
          </m:sSubSupPr>
          <m:e>
            <m:r>
              <w:rPr>
                <w:rFonts w:ascii="Cambria Math" w:hAnsi="Cambria Math" w:cs="Times New Roman"/>
                <w:szCs w:val="21"/>
              </w:rPr>
              <m:t>σ</m:t>
            </m:r>
          </m:e>
          <m:sub>
            <m:r>
              <w:rPr>
                <w:rFonts w:ascii="Cambria Math" w:hAnsi="Cambria Math" w:cs="Times New Roman"/>
                <w:szCs w:val="21"/>
              </w:rPr>
              <m:t>i</m:t>
            </m:r>
          </m:sub>
          <m:sup>
            <m:r>
              <w:rPr>
                <w:rFonts w:ascii="Cambria Math" w:hAnsi="Cambria Math" w:cs="Times New Roman"/>
                <w:szCs w:val="21"/>
              </w:rPr>
              <m:t>2</m:t>
            </m:r>
          </m:sup>
        </m:sSubSup>
      </m:oMath>
      <w:r w:rsidR="002B1DF3" w:rsidRPr="007D1846">
        <w:rPr>
          <w:rFonts w:asciiTheme="minorEastAsia" w:hAnsiTheme="minorEastAsia" w:hint="eastAsia"/>
          <w:szCs w:val="21"/>
        </w:rPr>
        <w:t>表示高斯分布的方差。其中</w:t>
      </w:r>
      <m:oMath>
        <m:sSubSup>
          <m:sSubSupPr>
            <m:ctrlPr>
              <w:rPr>
                <w:rFonts w:ascii="Cambria Math" w:hAnsi="Cambria Math" w:cs="Times New Roman"/>
                <w:szCs w:val="21"/>
              </w:rPr>
            </m:ctrlPr>
          </m:sSubSupPr>
          <m:e>
            <m:r>
              <m:rPr>
                <m:sty m:val="p"/>
              </m:rPr>
              <w:rPr>
                <w:rFonts w:ascii="Cambria Math" w:hAnsi="Cambria Math" w:cs="Times New Roman"/>
                <w:szCs w:val="21"/>
              </w:rPr>
              <m:t>σ</m:t>
            </m:r>
          </m:e>
          <m:sub>
            <m:r>
              <m:rPr>
                <m:sty m:val="p"/>
              </m:rPr>
              <w:rPr>
                <w:rFonts w:ascii="Cambria Math" w:hAnsi="Cambria Math" w:cs="Times New Roman"/>
                <w:szCs w:val="21"/>
              </w:rPr>
              <m:t>i</m:t>
            </m:r>
          </m:sub>
          <m:sup>
            <m:r>
              <m:rPr>
                <m:sty m:val="p"/>
              </m:rPr>
              <w:rPr>
                <w:rFonts w:ascii="Cambria Math" w:hAnsi="Cambria Math" w:cs="Times New Roman"/>
                <w:szCs w:val="21"/>
              </w:rPr>
              <m:t>2</m:t>
            </m:r>
          </m:sup>
        </m:sSubSup>
      </m:oMath>
      <w:r w:rsidR="002B1DF3" w:rsidRPr="007D1846">
        <w:rPr>
          <w:rFonts w:asciiTheme="minorEastAsia" w:hAnsiTheme="minorEastAsia" w:hint="eastAsia"/>
          <w:szCs w:val="21"/>
        </w:rPr>
        <w:t>和</w:t>
      </w:r>
      <m:oMath>
        <m:sSub>
          <m:sSubPr>
            <m:ctrlPr>
              <w:rPr>
                <w:rFonts w:ascii="Cambria Math" w:hAnsi="Cambria Math" w:cs="Times New Roman"/>
                <w:szCs w:val="21"/>
              </w:rPr>
            </m:ctrlPr>
          </m:sSubPr>
          <m:e>
            <m:r>
              <m:rPr>
                <m:sty m:val="p"/>
              </m:rPr>
              <w:rPr>
                <w:rFonts w:ascii="Cambria Math" w:hAnsi="Cambria Math" w:cs="Times New Roman"/>
                <w:szCs w:val="21"/>
              </w:rPr>
              <m:t>μ</m:t>
            </m:r>
          </m:e>
          <m:sub>
            <m:r>
              <m:rPr>
                <m:sty m:val="p"/>
              </m:rPr>
              <w:rPr>
                <w:rFonts w:ascii="Cambria Math" w:hAnsi="Cambria Math" w:cs="Times New Roman"/>
                <w:szCs w:val="21"/>
              </w:rPr>
              <m:t>i</m:t>
            </m:r>
          </m:sub>
        </m:sSub>
      </m:oMath>
      <w:r w:rsidR="002B1DF3" w:rsidRPr="007D1846">
        <w:rPr>
          <w:rFonts w:asciiTheme="minorEastAsia" w:hAnsiTheme="minorEastAsia" w:hint="eastAsia"/>
          <w:szCs w:val="21"/>
        </w:rPr>
        <w:t>均依赖于网络的输出，</w:t>
      </w:r>
      <m:oMath>
        <m:sSub>
          <m:sSubPr>
            <m:ctrlPr>
              <w:rPr>
                <w:rFonts w:ascii="Cambria Math" w:hAnsi="Cambria Math" w:cs="Times New Roman"/>
                <w:i/>
                <w:szCs w:val="21"/>
              </w:rPr>
            </m:ctrlPr>
          </m:sSubPr>
          <m:e>
            <m:r>
              <w:rPr>
                <w:rFonts w:ascii="Cambria Math" w:hAnsi="Cambria Math" w:cs="Times New Roman"/>
                <w:szCs w:val="21"/>
              </w:rPr>
              <m:t>μ</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θ1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oMath>
      <w:r w:rsidR="002B1DF3" w:rsidRPr="007D1846">
        <w:rPr>
          <w:rFonts w:asciiTheme="minorEastAsia" w:hAnsiTheme="minorEastAsia"/>
          <w:szCs w:val="21"/>
        </w:rPr>
        <w:t>,</w:t>
      </w:r>
      <m:oMath>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θ2</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oMath>
      <w:r w:rsidR="002B1DF3" w:rsidRPr="007D1846">
        <w:rPr>
          <w:rFonts w:asciiTheme="minorEastAsia" w:hAnsiTheme="minorEastAsia" w:hint="eastAsia"/>
          <w:szCs w:val="21"/>
        </w:rPr>
        <w:t>。其中</w:t>
      </w:r>
      <m:oMath>
        <m:r>
          <w:rPr>
            <w:rFonts w:ascii="Cambria Math" w:hAnsi="Cambria Math" w:cs="Times New Roman"/>
            <w:szCs w:val="21"/>
          </w:rPr>
          <m:t>θ1</m:t>
        </m:r>
      </m:oMath>
      <w:r w:rsidR="002B1DF3" w:rsidRPr="007D1846">
        <w:rPr>
          <w:rFonts w:asciiTheme="minorEastAsia" w:hAnsiTheme="minorEastAsia" w:hint="eastAsia"/>
          <w:szCs w:val="21"/>
        </w:rPr>
        <w:t>，</w:t>
      </w:r>
      <m:oMath>
        <m:r>
          <w:rPr>
            <w:rFonts w:ascii="Cambria Math" w:hAnsi="Cambria Math" w:cs="Times New Roman"/>
            <w:szCs w:val="21"/>
          </w:rPr>
          <m:t>θ2</m:t>
        </m:r>
      </m:oMath>
      <w:r w:rsidR="002B1DF3" w:rsidRPr="007D1846">
        <w:rPr>
          <w:rFonts w:asciiTheme="minorEastAsia" w:hAnsiTheme="minorEastAsia" w:hint="eastAsia"/>
          <w:szCs w:val="21"/>
        </w:rPr>
        <w:t>代表是分别</w:t>
      </w:r>
      <w:r>
        <w:rPr>
          <w:rFonts w:asciiTheme="minorEastAsia" w:hAnsiTheme="minorEastAsia" w:hint="eastAsia"/>
          <w:szCs w:val="21"/>
        </w:rPr>
        <w:t>与</w:t>
      </w:r>
      <w:r w:rsidR="002B1DF3" w:rsidRPr="007D1846">
        <w:rPr>
          <w:rFonts w:asciiTheme="minorEastAsia" w:hAnsiTheme="minorEastAsia" w:hint="eastAsia"/>
          <w:szCs w:val="21"/>
        </w:rPr>
        <w:t>均值和方差相关的参数，</w:t>
      </w:r>
      <w:r w:rsidR="002B1DF3" w:rsidRPr="0064742A">
        <w:rPr>
          <w:rFonts w:ascii="Times New Roman" w:hAnsi="Times New Roman" w:cs="Times New Roman"/>
          <w:i/>
          <w:szCs w:val="21"/>
        </w:rPr>
        <w:t>f</w:t>
      </w:r>
      <w:r w:rsidR="002B1DF3" w:rsidRPr="007D1846">
        <w:rPr>
          <w:rFonts w:asciiTheme="minorEastAsia" w:hAnsiTheme="minorEastAsia" w:hint="eastAsia"/>
          <w:szCs w:val="21"/>
        </w:rPr>
        <w:t>表示的是</w:t>
      </w:r>
      <w:r w:rsidR="007D1846" w:rsidRPr="007D1846">
        <w:rPr>
          <w:rFonts w:ascii="Times New Roman" w:hAnsi="Times New Roman" w:cs="Times New Roman" w:hint="eastAsia"/>
          <w:szCs w:val="21"/>
        </w:rPr>
        <w:t>柑橘树冠层施药情况分类</w:t>
      </w:r>
      <w:r w:rsidR="002B1DF3" w:rsidRPr="007D1846">
        <w:rPr>
          <w:rFonts w:asciiTheme="minorEastAsia" w:hAnsiTheme="minorEastAsia" w:hint="eastAsia"/>
          <w:szCs w:val="21"/>
        </w:rPr>
        <w:t>网络。</w:t>
      </w:r>
    </w:p>
    <w:p w14:paraId="08BE8CE0" w14:textId="4B9C1F6D" w:rsidR="007F0D67" w:rsidRPr="00576CEA" w:rsidRDefault="007F0D67" w:rsidP="007F0D67">
      <w:pPr>
        <w:spacing w:line="314" w:lineRule="atLeast"/>
        <w:rPr>
          <w:rFonts w:asciiTheme="minorEastAsia" w:hAnsiTheme="minorEastAsia"/>
          <w:szCs w:val="21"/>
        </w:rPr>
      </w:pPr>
    </w:p>
    <w:p w14:paraId="3F6E852B" w14:textId="45423403" w:rsidR="007F0D67" w:rsidRPr="00E6651F" w:rsidRDefault="00D53125" w:rsidP="007F0D67">
      <w:pPr>
        <w:pStyle w:val="af2"/>
        <w:numPr>
          <w:ilvl w:val="1"/>
          <w:numId w:val="2"/>
        </w:numPr>
        <w:spacing w:line="314" w:lineRule="atLeast"/>
        <w:ind w:firstLineChars="0"/>
        <w:rPr>
          <w:rFonts w:ascii="Times New Roman" w:eastAsia="黑体" w:hAnsi="Times New Roman" w:cs="Times New Roman"/>
          <w:bCs/>
          <w:kern w:val="0"/>
          <w:szCs w:val="21"/>
        </w:rPr>
      </w:pPr>
      <w:r>
        <w:rPr>
          <w:rFonts w:ascii="Times New Roman" w:eastAsia="黑体" w:hAnsi="Times New Roman" w:cs="Times New Roman" w:hint="eastAsia"/>
          <w:bCs/>
          <w:kern w:val="0"/>
          <w:szCs w:val="21"/>
        </w:rPr>
        <w:t xml:space="preserve"> </w:t>
      </w:r>
      <w:r w:rsidR="007F0D67" w:rsidRPr="007137D6">
        <w:rPr>
          <w:rFonts w:ascii="Times New Roman" w:eastAsia="黑体" w:hAnsi="Times New Roman" w:cs="Times New Roman"/>
          <w:bCs/>
          <w:kern w:val="0"/>
          <w:szCs w:val="21"/>
          <w:highlight w:val="yellow"/>
        </w:rPr>
        <w:t>模型评价指标</w:t>
      </w:r>
    </w:p>
    <w:p w14:paraId="74C06C43" w14:textId="4AF2EAAF" w:rsidR="00E6651F" w:rsidRPr="00E6651F" w:rsidRDefault="00E6651F" w:rsidP="00561F63">
      <w:pPr>
        <w:pStyle w:val="af2"/>
        <w:adjustRightInd w:val="0"/>
        <w:spacing w:line="314" w:lineRule="atLeast"/>
        <w:rPr>
          <w:rFonts w:asciiTheme="minorEastAsia" w:hAnsiTheme="minorEastAsia"/>
          <w:szCs w:val="21"/>
        </w:rPr>
      </w:pPr>
      <w:r w:rsidRPr="00E6651F">
        <w:rPr>
          <w:rFonts w:hint="eastAsia"/>
          <w:szCs w:val="21"/>
        </w:rPr>
        <w:t>为了评价柑橘树冠层施药情况的分类准确率，选择损失值和准确值作为模型训练的结果评价指标。</w:t>
      </w:r>
      <w:r w:rsidRPr="00E6651F">
        <w:rPr>
          <w:rFonts w:asciiTheme="minorEastAsia" w:hAnsiTheme="minorEastAsia" w:hint="eastAsia"/>
          <w:kern w:val="0"/>
          <w:szCs w:val="21"/>
        </w:rPr>
        <w:t>为自适应调整模型优度与学习率的关系，</w:t>
      </w:r>
      <w:r w:rsidRPr="00E6651F">
        <w:rPr>
          <w:rFonts w:asciiTheme="minorEastAsia" w:hAnsiTheme="minorEastAsia" w:hint="eastAsia"/>
          <w:szCs w:val="21"/>
        </w:rPr>
        <w:t>采用交叉熵损失函数计算模型迭代的损失函数值，交叉熵用于评估卷积神经网络训练得到的概率分布与真实分布的差异情况，表示的是期望输出与实际输出的距离，当交叉熵的值越小时，</w:t>
      </w:r>
      <w:r w:rsidR="0064742A">
        <w:rPr>
          <w:rFonts w:asciiTheme="minorEastAsia" w:hAnsiTheme="minorEastAsia" w:hint="eastAsia"/>
          <w:szCs w:val="21"/>
        </w:rPr>
        <w:t>2</w:t>
      </w:r>
      <w:r w:rsidRPr="00E6651F">
        <w:rPr>
          <w:rFonts w:asciiTheme="minorEastAsia" w:hAnsiTheme="minorEastAsia" w:hint="eastAsia"/>
          <w:szCs w:val="21"/>
        </w:rPr>
        <w:t>个概率分布就越接近。在本研究中，期望输出代表柑橘树冠层施药情况分类模型对输入的柑橘树冠层热红外图像的预测分类结果，实际输出代表输入图像的真实施药情况。交叉熵损失函数的公式见式（</w:t>
      </w:r>
      <w:r w:rsidR="001D04A6">
        <w:rPr>
          <w:rFonts w:asciiTheme="minorEastAsia" w:hAnsiTheme="minorEastAsia"/>
          <w:szCs w:val="21"/>
        </w:rPr>
        <w:t>2</w:t>
      </w:r>
      <w:r w:rsidRPr="00E6651F">
        <w:rPr>
          <w:rFonts w:asciiTheme="minorEastAsia" w:hAnsiTheme="minorEastAsia" w:hint="eastAsia"/>
          <w:szCs w:val="21"/>
        </w:rPr>
        <w:t>）</w:t>
      </w:r>
      <w:r w:rsidR="00242351">
        <w:rPr>
          <w:rFonts w:asciiTheme="minorEastAsia" w:hAnsiTheme="minorEastAsia" w:hint="eastAsia"/>
          <w:szCs w:val="21"/>
        </w:rPr>
        <w:t>，</w:t>
      </w:r>
    </w:p>
    <w:p w14:paraId="150629D9" w14:textId="70A13774" w:rsidR="00E6651F" w:rsidRPr="00E6651F" w:rsidRDefault="00E6651F" w:rsidP="00D53125">
      <w:pPr>
        <w:pStyle w:val="af2"/>
        <w:adjustRightInd w:val="0"/>
        <w:spacing w:line="360" w:lineRule="auto"/>
        <w:ind w:firstLineChars="0" w:firstLine="0"/>
        <w:jc w:val="right"/>
        <w:rPr>
          <w:rFonts w:asciiTheme="minorEastAsia" w:hAnsiTheme="minorEastAsia" w:cs="Times New Roman"/>
          <w:szCs w:val="21"/>
        </w:rPr>
      </w:pPr>
      <w:r w:rsidRPr="007D1846">
        <w:rPr>
          <w:rFonts w:hint="eastAsia"/>
          <w:position w:val="-28"/>
        </w:rPr>
        <w:object w:dxaOrig="3375" w:dyaOrig="645" w14:anchorId="42EAC8F6">
          <v:shape id="_x0000_i1026" type="#_x0000_t75" style="width:169.65pt;height:33.2pt" o:ole="">
            <v:imagedata r:id="rId20" o:title=""/>
          </v:shape>
          <o:OLEObject Type="Embed" ProgID="Equation.3" ShapeID="_x0000_i1026" DrawAspect="Content" ObjectID="_1682004658" r:id="rId21"/>
        </w:object>
      </w:r>
      <w:r w:rsidRPr="00E6651F">
        <w:rPr>
          <w:rFonts w:asciiTheme="minorEastAsia" w:hAnsiTheme="minorEastAsia" w:hint="eastAsia"/>
          <w:szCs w:val="21"/>
        </w:rPr>
        <w:t xml:space="preserve">  </w:t>
      </w:r>
      <w:r w:rsidR="0064742A">
        <w:rPr>
          <w:rFonts w:asciiTheme="minorEastAsia" w:hAnsiTheme="minorEastAsia" w:hint="eastAsia"/>
          <w:szCs w:val="21"/>
        </w:rPr>
        <w:t>，</w:t>
      </w:r>
      <w:r w:rsidRPr="00E6651F">
        <w:rPr>
          <w:rFonts w:asciiTheme="minorEastAsia" w:hAnsiTheme="minorEastAsia" w:hint="eastAsia"/>
          <w:szCs w:val="21"/>
        </w:rPr>
        <w:t xml:space="preserve">                 </w:t>
      </w:r>
      <w:r w:rsidRPr="00E6651F">
        <w:rPr>
          <w:rFonts w:asciiTheme="minorEastAsia" w:hAnsiTheme="minorEastAsia" w:cs="Times New Roman"/>
          <w:szCs w:val="21"/>
        </w:rPr>
        <w:t>（</w:t>
      </w:r>
      <w:r w:rsidR="001D04A6">
        <w:rPr>
          <w:rFonts w:asciiTheme="minorEastAsia" w:hAnsiTheme="minorEastAsia" w:cs="Times New Roman"/>
          <w:szCs w:val="21"/>
        </w:rPr>
        <w:t>2</w:t>
      </w:r>
      <w:r w:rsidRPr="00E6651F">
        <w:rPr>
          <w:rFonts w:asciiTheme="minorEastAsia" w:hAnsiTheme="minorEastAsia" w:cs="Times New Roman"/>
          <w:szCs w:val="21"/>
        </w:rPr>
        <w:t>）</w:t>
      </w:r>
    </w:p>
    <w:p w14:paraId="288025B4" w14:textId="64220886" w:rsidR="00E6651F" w:rsidRPr="00E6651F" w:rsidRDefault="0064742A" w:rsidP="00576CEA">
      <w:pPr>
        <w:adjustRightInd w:val="0"/>
        <w:spacing w:line="314" w:lineRule="atLeast"/>
        <w:rPr>
          <w:rFonts w:asciiTheme="minorEastAsia" w:hAnsiTheme="minorEastAsia" w:cs="Times New Roman"/>
          <w:szCs w:val="21"/>
        </w:rPr>
      </w:pPr>
      <w:r>
        <w:rPr>
          <w:rFonts w:asciiTheme="minorEastAsia" w:hAnsiTheme="minorEastAsia" w:cs="Times New Roman" w:hint="eastAsia"/>
          <w:szCs w:val="21"/>
        </w:rPr>
        <w:t>式</w:t>
      </w:r>
      <w:r w:rsidR="00E6651F" w:rsidRPr="00E6651F">
        <w:rPr>
          <w:rFonts w:asciiTheme="minorEastAsia" w:hAnsiTheme="minorEastAsia" w:cs="Times New Roman" w:hint="eastAsia"/>
          <w:szCs w:val="21"/>
        </w:rPr>
        <w:t>中，y为期望的输出，a为神经元的实际输出，a的表达式见式（</w:t>
      </w:r>
      <w:r w:rsidR="001D04A6">
        <w:rPr>
          <w:rFonts w:asciiTheme="minorEastAsia" w:hAnsiTheme="minorEastAsia" w:cs="Times New Roman"/>
          <w:szCs w:val="21"/>
        </w:rPr>
        <w:t>3</w:t>
      </w:r>
      <w:r w:rsidR="00E6651F" w:rsidRPr="00E6651F">
        <w:rPr>
          <w:rFonts w:asciiTheme="minorEastAsia" w:hAnsiTheme="minorEastAsia" w:cs="Times New Roman" w:hint="eastAsia"/>
          <w:szCs w:val="21"/>
        </w:rPr>
        <w:t>）：</w:t>
      </w:r>
    </w:p>
    <w:p w14:paraId="573322E3" w14:textId="73D94BF5" w:rsidR="00E6651F" w:rsidRPr="00E6651F" w:rsidRDefault="00E6651F" w:rsidP="00D53125">
      <w:pPr>
        <w:pStyle w:val="af2"/>
        <w:adjustRightInd w:val="0"/>
        <w:spacing w:line="360" w:lineRule="auto"/>
        <w:ind w:firstLineChars="0" w:firstLine="0"/>
        <w:jc w:val="right"/>
        <w:rPr>
          <w:rFonts w:asciiTheme="minorEastAsia" w:hAnsiTheme="minorEastAsia" w:cs="Times New Roman"/>
          <w:szCs w:val="21"/>
        </w:rPr>
      </w:pPr>
      <w:r w:rsidRPr="007D1846">
        <w:rPr>
          <w:position w:val="-14"/>
        </w:rPr>
        <w:object w:dxaOrig="2523" w:dyaOrig="380" w14:anchorId="442C5B89">
          <v:shape id="_x0000_i1027" type="#_x0000_t75" style="width:126.45pt;height:20.05pt" o:ole="">
            <v:imagedata r:id="rId22" o:title=""/>
          </v:shape>
          <o:OLEObject Type="Embed" ProgID="Equation.3" ShapeID="_x0000_i1027" DrawAspect="Content" ObjectID="_1682004659" r:id="rId23"/>
        </w:object>
      </w:r>
      <w:r w:rsidRPr="00E6651F">
        <w:rPr>
          <w:rFonts w:asciiTheme="minorEastAsia" w:hAnsiTheme="minorEastAsia" w:cs="Times New Roman" w:hint="eastAsia"/>
          <w:szCs w:val="21"/>
        </w:rPr>
        <w:t xml:space="preserve">        </w:t>
      </w:r>
      <w:r w:rsidR="0064742A">
        <w:rPr>
          <w:rFonts w:asciiTheme="minorEastAsia" w:hAnsiTheme="minorEastAsia" w:cs="Times New Roman" w:hint="eastAsia"/>
          <w:szCs w:val="21"/>
        </w:rPr>
        <w:t>，</w:t>
      </w:r>
      <w:r w:rsidRPr="00E6651F">
        <w:rPr>
          <w:rFonts w:asciiTheme="minorEastAsia" w:hAnsiTheme="minorEastAsia" w:cs="Times New Roman" w:hint="eastAsia"/>
          <w:szCs w:val="21"/>
        </w:rPr>
        <w:t xml:space="preserve">               （</w:t>
      </w:r>
      <w:r w:rsidR="001D04A6">
        <w:rPr>
          <w:rFonts w:asciiTheme="minorEastAsia" w:hAnsiTheme="minorEastAsia" w:cs="Times New Roman"/>
          <w:szCs w:val="21"/>
        </w:rPr>
        <w:t>3</w:t>
      </w:r>
      <w:r>
        <w:rPr>
          <w:rFonts w:asciiTheme="minorEastAsia" w:hAnsiTheme="minorEastAsia" w:cs="Times New Roman" w:hint="eastAsia"/>
          <w:szCs w:val="21"/>
        </w:rPr>
        <w:t>）</w:t>
      </w:r>
    </w:p>
    <w:p w14:paraId="5FCE36A7" w14:textId="77777777" w:rsidR="00E6651F" w:rsidRPr="00D53125" w:rsidRDefault="00E6651F" w:rsidP="00561F63">
      <w:pPr>
        <w:adjustRightInd w:val="0"/>
        <w:spacing w:line="314" w:lineRule="exact"/>
        <w:ind w:firstLineChars="200" w:firstLine="420"/>
        <w:rPr>
          <w:rFonts w:asciiTheme="minorEastAsia" w:hAnsiTheme="minorEastAsia"/>
          <w:szCs w:val="21"/>
        </w:rPr>
      </w:pPr>
      <w:r w:rsidRPr="00E6651F">
        <w:rPr>
          <w:rFonts w:asciiTheme="minorEastAsia" w:hAnsiTheme="minorEastAsia" w:cs="Times New Roman" w:hint="eastAsia"/>
          <w:szCs w:val="21"/>
        </w:rPr>
        <w:t>当期</w:t>
      </w:r>
      <w:r w:rsidRPr="00D53125">
        <w:rPr>
          <w:rFonts w:asciiTheme="minorEastAsia" w:hAnsiTheme="minorEastAsia" w:hint="eastAsia"/>
          <w:szCs w:val="21"/>
        </w:rPr>
        <w:t>望输出y与真实输出a相接近时，</w:t>
      </w:r>
      <w:r w:rsidRPr="007137D6">
        <w:rPr>
          <w:rFonts w:asciiTheme="minorEastAsia" w:hAnsiTheme="minorEastAsia" w:hint="eastAsia"/>
          <w:szCs w:val="21"/>
          <w:highlight w:val="yellow"/>
        </w:rPr>
        <w:t>损失函数</w:t>
      </w:r>
      <w:r w:rsidRPr="00D53125">
        <w:rPr>
          <w:rFonts w:asciiTheme="minorEastAsia" w:hAnsiTheme="minorEastAsia" w:hint="eastAsia"/>
          <w:szCs w:val="21"/>
        </w:rPr>
        <w:t>的值逼近于0。</w:t>
      </w:r>
    </w:p>
    <w:p w14:paraId="05139CDB" w14:textId="3EAB5E49" w:rsidR="00E6651F" w:rsidRPr="007137D6" w:rsidRDefault="00E6651F" w:rsidP="00561F63">
      <w:pPr>
        <w:pStyle w:val="af2"/>
        <w:rPr>
          <w:szCs w:val="21"/>
          <w:highlight w:val="yellow"/>
        </w:rPr>
      </w:pPr>
      <w:r w:rsidRPr="007137D6">
        <w:rPr>
          <w:rFonts w:asciiTheme="minorEastAsia" w:hAnsiTheme="minorEastAsia" w:hint="eastAsia"/>
          <w:szCs w:val="21"/>
          <w:highlight w:val="yellow"/>
        </w:rPr>
        <w:t>采用准确值用于评估模型对验证集进行分类结果的指标</w:t>
      </w:r>
      <w:r w:rsidRPr="007137D6">
        <w:rPr>
          <w:rFonts w:asciiTheme="minorEastAsia" w:hAnsiTheme="minorEastAsia"/>
          <w:szCs w:val="21"/>
          <w:highlight w:val="yellow"/>
        </w:rPr>
        <w:t>。</w:t>
      </w:r>
      <w:commentRangeStart w:id="16"/>
      <w:r w:rsidRPr="007137D6">
        <w:rPr>
          <w:rFonts w:asciiTheme="minorEastAsia" w:hAnsiTheme="minorEastAsia" w:hint="eastAsia"/>
          <w:szCs w:val="21"/>
          <w:highlight w:val="yellow"/>
        </w:rPr>
        <w:t>准确率函数</w:t>
      </w:r>
      <w:commentRangeEnd w:id="16"/>
      <w:r w:rsidR="0064742A">
        <w:rPr>
          <w:rStyle w:val="af0"/>
        </w:rPr>
        <w:commentReference w:id="16"/>
      </w:r>
      <w:r w:rsidRPr="007137D6">
        <w:rPr>
          <w:rFonts w:asciiTheme="minorEastAsia" w:hAnsiTheme="minorEastAsia" w:hint="eastAsia"/>
          <w:szCs w:val="21"/>
          <w:highlight w:val="yellow"/>
        </w:rPr>
        <w:t>（</w:t>
      </w:r>
      <w:r w:rsidRPr="007137D6">
        <w:rPr>
          <w:rFonts w:hint="eastAsia"/>
          <w:sz w:val="24"/>
          <w:highlight w:val="yellow"/>
        </w:rPr>
        <w:t>Acc</w:t>
      </w:r>
      <w:r w:rsidRPr="007137D6">
        <w:rPr>
          <w:sz w:val="24"/>
          <w:highlight w:val="yellow"/>
        </w:rPr>
        <w:t>uracy</w:t>
      </w:r>
      <w:r w:rsidRPr="007137D6">
        <w:rPr>
          <w:rFonts w:asciiTheme="minorEastAsia" w:hAnsiTheme="minorEastAsia" w:hint="eastAsia"/>
          <w:szCs w:val="21"/>
          <w:highlight w:val="yellow"/>
        </w:rPr>
        <w:t>）的公式见式（</w:t>
      </w:r>
      <w:r w:rsidR="001D04A6" w:rsidRPr="007137D6">
        <w:rPr>
          <w:rFonts w:asciiTheme="minorEastAsia" w:hAnsiTheme="minorEastAsia"/>
          <w:szCs w:val="21"/>
          <w:highlight w:val="yellow"/>
        </w:rPr>
        <w:t>4</w:t>
      </w:r>
      <w:r w:rsidRPr="007137D6">
        <w:rPr>
          <w:rFonts w:asciiTheme="minorEastAsia" w:hAnsiTheme="minorEastAsia" w:hint="eastAsia"/>
          <w:szCs w:val="21"/>
          <w:highlight w:val="yellow"/>
        </w:rPr>
        <w:t>）</w:t>
      </w:r>
      <w:ins w:id="17" w:author="霍欢" w:date="2021-05-07T16:16:00Z">
        <w:r w:rsidR="0064742A">
          <w:rPr>
            <w:rFonts w:asciiTheme="minorEastAsia" w:hAnsiTheme="minorEastAsia" w:hint="eastAsia"/>
            <w:szCs w:val="21"/>
            <w:highlight w:val="yellow"/>
          </w:rPr>
          <w:t>。</w:t>
        </w:r>
      </w:ins>
    </w:p>
    <w:p w14:paraId="5C753E85" w14:textId="3243B848" w:rsidR="00E6651F" w:rsidRPr="007137D6" w:rsidRDefault="001F1719" w:rsidP="00D53125">
      <w:pPr>
        <w:jc w:val="right"/>
        <w:rPr>
          <w:rFonts w:asciiTheme="minorEastAsia" w:hAnsiTheme="minorEastAsia" w:cs="Times New Roman"/>
          <w:szCs w:val="21"/>
          <w:highlight w:val="yellow"/>
        </w:rPr>
      </w:pPr>
      <m:oMath>
        <m:r>
          <m:rPr>
            <m:nor/>
          </m:rPr>
          <w:rPr>
            <w:rFonts w:ascii="Times New Roman" w:eastAsia="Cambria Math" w:hAnsi="Times New Roman" w:cs="Times New Roman"/>
            <w:szCs w:val="21"/>
            <w:highlight w:val="yellow"/>
          </w:rPr>
          <m:t>A</m:t>
        </m:r>
        <m:r>
          <m:rPr>
            <m:nor/>
          </m:rPr>
          <w:rPr>
            <w:rFonts w:ascii="Times New Roman" w:hAnsi="Times New Roman" w:cs="Times New Roman"/>
            <w:szCs w:val="21"/>
            <w:highlight w:val="yellow"/>
          </w:rPr>
          <m:t>cc</m:t>
        </m:r>
        <m:r>
          <m:rPr>
            <m:nor/>
          </m:rPr>
          <w:rPr>
            <w:rFonts w:ascii="Times New Roman" w:eastAsia="Cambria Math" w:hAnsi="Times New Roman" w:cs="Times New Roman"/>
            <w:szCs w:val="21"/>
            <w:highlight w:val="yellow"/>
          </w:rPr>
          <m:t>uracy=</m:t>
        </m:r>
        <m:f>
          <m:fPr>
            <m:ctrlPr>
              <w:rPr>
                <w:rFonts w:ascii="Cambria Math" w:eastAsia="Cambria Math" w:hAnsi="Cambria Math" w:cs="Times New Roman"/>
                <w:i/>
                <w:szCs w:val="21"/>
                <w:highlight w:val="yellow"/>
              </w:rPr>
            </m:ctrlPr>
          </m:fPr>
          <m:num>
            <m:r>
              <w:rPr>
                <w:rFonts w:ascii="Cambria Math" w:eastAsia="Cambria Math" w:hAnsi="Cambria Math" w:cs="Times New Roman"/>
                <w:szCs w:val="21"/>
                <w:highlight w:val="yellow"/>
              </w:rPr>
              <m:t>TP+TN</m:t>
            </m:r>
          </m:num>
          <m:den>
            <m:r>
              <w:rPr>
                <w:rFonts w:ascii="Cambria Math" w:eastAsia="Cambria Math" w:hAnsi="Cambria Math" w:cs="Times New Roman"/>
                <w:szCs w:val="21"/>
                <w:highlight w:val="yellow"/>
              </w:rPr>
              <m:t>TP+TN+FP+FN</m:t>
            </m:r>
          </m:den>
        </m:f>
      </m:oMath>
      <w:r w:rsidR="00D53125" w:rsidRPr="007137D6">
        <w:rPr>
          <w:sz w:val="32"/>
          <w:szCs w:val="32"/>
          <w:highlight w:val="yellow"/>
        </w:rPr>
        <w:t xml:space="preserve">    </w:t>
      </w:r>
      <w:r w:rsidR="0064742A">
        <w:rPr>
          <w:sz w:val="32"/>
          <w:szCs w:val="32"/>
          <w:highlight w:val="yellow"/>
        </w:rPr>
        <w:t>，</w:t>
      </w:r>
      <w:r w:rsidR="00D53125" w:rsidRPr="007137D6">
        <w:rPr>
          <w:sz w:val="32"/>
          <w:szCs w:val="32"/>
          <w:highlight w:val="yellow"/>
        </w:rPr>
        <w:t xml:space="preserve">            </w:t>
      </w:r>
      <w:r w:rsidR="00E6651F" w:rsidRPr="007137D6">
        <w:rPr>
          <w:rFonts w:asciiTheme="minorEastAsia" w:hAnsiTheme="minorEastAsia" w:cs="Times New Roman" w:hint="eastAsia"/>
          <w:szCs w:val="21"/>
          <w:highlight w:val="yellow"/>
        </w:rPr>
        <w:t>（</w:t>
      </w:r>
      <w:r w:rsidR="001D04A6" w:rsidRPr="007137D6">
        <w:rPr>
          <w:rFonts w:asciiTheme="minorEastAsia" w:hAnsiTheme="minorEastAsia" w:cs="Times New Roman"/>
          <w:szCs w:val="21"/>
          <w:highlight w:val="yellow"/>
        </w:rPr>
        <w:t>4</w:t>
      </w:r>
      <w:r w:rsidR="00E6651F" w:rsidRPr="007137D6">
        <w:rPr>
          <w:rFonts w:asciiTheme="minorEastAsia" w:hAnsiTheme="minorEastAsia" w:cs="Times New Roman" w:hint="eastAsia"/>
          <w:szCs w:val="21"/>
          <w:highlight w:val="yellow"/>
        </w:rPr>
        <w:t>）</w:t>
      </w:r>
    </w:p>
    <w:p w14:paraId="574725E0" w14:textId="08ADEB6D" w:rsidR="007F0D67" w:rsidRPr="00E6651F" w:rsidRDefault="0064742A" w:rsidP="00576CEA">
      <w:pPr>
        <w:pStyle w:val="af2"/>
        <w:ind w:firstLineChars="0" w:firstLine="0"/>
        <w:jc w:val="left"/>
        <w:rPr>
          <w:rFonts w:ascii="Arial" w:hAnsi="Arial" w:cs="Arial"/>
          <w:color w:val="4D4D4D"/>
          <w:shd w:val="clear" w:color="auto" w:fill="FFFFFF"/>
        </w:rPr>
      </w:pPr>
      <w:r>
        <w:rPr>
          <w:rFonts w:asciiTheme="minorEastAsia" w:hAnsiTheme="minorEastAsia" w:cs="Times New Roman" w:hint="eastAsia"/>
          <w:szCs w:val="21"/>
          <w:highlight w:val="yellow"/>
        </w:rPr>
        <w:t>式中，</w:t>
      </w:r>
      <w:r w:rsidR="00E6651F" w:rsidRPr="00576CEA">
        <w:rPr>
          <w:rFonts w:ascii="Times New Roman" w:hAnsi="Times New Roman" w:cs="Times New Roman"/>
          <w:iCs/>
          <w:szCs w:val="21"/>
          <w:highlight w:val="yellow"/>
        </w:rPr>
        <w:t>TP</w:t>
      </w:r>
      <w:r w:rsidR="00E6651F" w:rsidRPr="0064742A">
        <w:rPr>
          <w:rFonts w:asciiTheme="minorEastAsia" w:hAnsiTheme="minorEastAsia" w:cs="Times New Roman"/>
          <w:szCs w:val="21"/>
          <w:highlight w:val="yellow"/>
        </w:rPr>
        <w:t xml:space="preserve"> </w:t>
      </w:r>
      <w:r w:rsidR="00E6651F" w:rsidRPr="007137D6">
        <w:rPr>
          <w:rFonts w:asciiTheme="minorEastAsia" w:hAnsiTheme="minorEastAsia" w:cs="Times New Roman"/>
          <w:szCs w:val="21"/>
          <w:highlight w:val="yellow"/>
        </w:rPr>
        <w:t>(</w:t>
      </w:r>
      <w:r w:rsidR="00E6651F" w:rsidRPr="00A67F4B">
        <w:rPr>
          <w:rFonts w:ascii="Times New Roman" w:hAnsi="Times New Roman" w:cs="Times New Roman"/>
          <w:szCs w:val="21"/>
          <w:highlight w:val="yellow"/>
        </w:rPr>
        <w:t>True Positive</w:t>
      </w:r>
      <w:r w:rsidR="00E6651F" w:rsidRPr="007137D6">
        <w:rPr>
          <w:rFonts w:asciiTheme="minorEastAsia" w:hAnsiTheme="minorEastAsia" w:cs="Times New Roman"/>
          <w:szCs w:val="21"/>
          <w:highlight w:val="yellow"/>
        </w:rPr>
        <w:t>)：将正类</w:t>
      </w:r>
      <w:r w:rsidR="00E6651F" w:rsidRPr="007137D6">
        <w:rPr>
          <w:rFonts w:asciiTheme="minorEastAsia" w:hAnsiTheme="minorEastAsia" w:cs="Times New Roman" w:hint="eastAsia"/>
          <w:szCs w:val="21"/>
          <w:highlight w:val="yellow"/>
        </w:rPr>
        <w:t>样本</w:t>
      </w:r>
      <w:r w:rsidR="00E6651F" w:rsidRPr="007137D6">
        <w:rPr>
          <w:rFonts w:asciiTheme="minorEastAsia" w:hAnsiTheme="minorEastAsia" w:cs="Times New Roman"/>
          <w:szCs w:val="21"/>
          <w:highlight w:val="yellow"/>
        </w:rPr>
        <w:t>预测为正</w:t>
      </w:r>
      <w:r w:rsidR="00E6651F" w:rsidRPr="007137D6">
        <w:rPr>
          <w:rFonts w:asciiTheme="minorEastAsia" w:hAnsiTheme="minorEastAsia" w:cs="Times New Roman" w:hint="eastAsia"/>
          <w:szCs w:val="21"/>
          <w:highlight w:val="yellow"/>
        </w:rPr>
        <w:t>的</w:t>
      </w:r>
      <w:r w:rsidR="00E6651F" w:rsidRPr="007137D6">
        <w:rPr>
          <w:rFonts w:asciiTheme="minorEastAsia" w:hAnsiTheme="minorEastAsia" w:cs="Times New Roman"/>
          <w:szCs w:val="21"/>
          <w:highlight w:val="yellow"/>
        </w:rPr>
        <w:t>数</w:t>
      </w:r>
      <w:r w:rsidR="00E6651F" w:rsidRPr="007137D6">
        <w:rPr>
          <w:rFonts w:asciiTheme="minorEastAsia" w:hAnsiTheme="minorEastAsia" w:cs="Times New Roman" w:hint="eastAsia"/>
          <w:szCs w:val="21"/>
          <w:highlight w:val="yellow"/>
        </w:rPr>
        <w:t>量，</w:t>
      </w:r>
      <w:r w:rsidR="00E6651F" w:rsidRPr="00576CEA">
        <w:rPr>
          <w:rFonts w:ascii="Times New Roman" w:hAnsi="Times New Roman" w:cs="Times New Roman"/>
          <w:iCs/>
          <w:szCs w:val="21"/>
          <w:highlight w:val="yellow"/>
        </w:rPr>
        <w:t>TN</w:t>
      </w:r>
      <w:r w:rsidR="00E6651F" w:rsidRPr="0059321C">
        <w:rPr>
          <w:rFonts w:asciiTheme="minorEastAsia" w:hAnsiTheme="minorEastAsia" w:cs="Times New Roman"/>
          <w:i/>
          <w:iCs/>
          <w:szCs w:val="21"/>
          <w:highlight w:val="yellow"/>
        </w:rPr>
        <w:t xml:space="preserve"> </w:t>
      </w:r>
      <w:r w:rsidR="00E6651F" w:rsidRPr="007137D6">
        <w:rPr>
          <w:rFonts w:asciiTheme="minorEastAsia" w:hAnsiTheme="minorEastAsia" w:cs="Times New Roman"/>
          <w:szCs w:val="21"/>
          <w:highlight w:val="yellow"/>
        </w:rPr>
        <w:t>(</w:t>
      </w:r>
      <w:r w:rsidR="00E6651F" w:rsidRPr="00A67F4B">
        <w:rPr>
          <w:rFonts w:ascii="Times New Roman" w:hAnsi="Times New Roman" w:cs="Times New Roman"/>
          <w:szCs w:val="21"/>
          <w:highlight w:val="yellow"/>
        </w:rPr>
        <w:t>True Negative</w:t>
      </w:r>
      <w:r w:rsidR="00E6651F" w:rsidRPr="007137D6">
        <w:rPr>
          <w:rFonts w:asciiTheme="minorEastAsia" w:hAnsiTheme="minorEastAsia" w:cs="Times New Roman"/>
          <w:szCs w:val="21"/>
          <w:highlight w:val="yellow"/>
        </w:rPr>
        <w:t>)：将</w:t>
      </w:r>
      <w:r w:rsidR="00E6651F" w:rsidRPr="007137D6">
        <w:rPr>
          <w:rFonts w:asciiTheme="minorEastAsia" w:hAnsiTheme="minorEastAsia" w:cs="Times New Roman" w:hint="eastAsia"/>
          <w:szCs w:val="21"/>
          <w:highlight w:val="yellow"/>
        </w:rPr>
        <w:t>负</w:t>
      </w:r>
      <w:r w:rsidR="00E6651F" w:rsidRPr="007137D6">
        <w:rPr>
          <w:rFonts w:asciiTheme="minorEastAsia" w:hAnsiTheme="minorEastAsia" w:cs="Times New Roman"/>
          <w:szCs w:val="21"/>
          <w:highlight w:val="yellow"/>
        </w:rPr>
        <w:t>类</w:t>
      </w:r>
      <w:r w:rsidR="00E6651F" w:rsidRPr="007137D6">
        <w:rPr>
          <w:rFonts w:asciiTheme="minorEastAsia" w:hAnsiTheme="minorEastAsia" w:cs="Times New Roman" w:hint="eastAsia"/>
          <w:szCs w:val="21"/>
          <w:highlight w:val="yellow"/>
        </w:rPr>
        <w:t>样本</w:t>
      </w:r>
      <w:r w:rsidR="00E6651F" w:rsidRPr="007137D6">
        <w:rPr>
          <w:rFonts w:asciiTheme="minorEastAsia" w:hAnsiTheme="minorEastAsia" w:cs="Times New Roman"/>
          <w:szCs w:val="21"/>
          <w:highlight w:val="yellow"/>
        </w:rPr>
        <w:t>预测为</w:t>
      </w:r>
      <w:r w:rsidR="00E6651F" w:rsidRPr="007137D6">
        <w:rPr>
          <w:rFonts w:asciiTheme="minorEastAsia" w:hAnsiTheme="minorEastAsia" w:cs="Times New Roman" w:hint="eastAsia"/>
          <w:szCs w:val="21"/>
          <w:highlight w:val="yellow"/>
        </w:rPr>
        <w:t>负的</w:t>
      </w:r>
      <w:r w:rsidR="00E6651F" w:rsidRPr="007137D6">
        <w:rPr>
          <w:rFonts w:asciiTheme="minorEastAsia" w:hAnsiTheme="minorEastAsia" w:cs="Times New Roman"/>
          <w:szCs w:val="21"/>
          <w:highlight w:val="yellow"/>
        </w:rPr>
        <w:t>数</w:t>
      </w:r>
      <w:r w:rsidR="00E6651F" w:rsidRPr="007137D6">
        <w:rPr>
          <w:rFonts w:asciiTheme="minorEastAsia" w:hAnsiTheme="minorEastAsia" w:cs="Times New Roman" w:hint="eastAsia"/>
          <w:szCs w:val="21"/>
          <w:highlight w:val="yellow"/>
        </w:rPr>
        <w:t>量，</w:t>
      </w:r>
      <w:r w:rsidR="00E6651F" w:rsidRPr="00576CEA">
        <w:rPr>
          <w:rFonts w:ascii="Times New Roman" w:hAnsi="Times New Roman" w:cs="Times New Roman"/>
          <w:iCs/>
          <w:szCs w:val="21"/>
          <w:highlight w:val="yellow"/>
        </w:rPr>
        <w:t>FP</w:t>
      </w:r>
      <w:r w:rsidR="00E6651F" w:rsidRPr="007137D6">
        <w:rPr>
          <w:rFonts w:asciiTheme="minorEastAsia" w:hAnsiTheme="minorEastAsia" w:cs="Times New Roman"/>
          <w:szCs w:val="21"/>
          <w:highlight w:val="yellow"/>
        </w:rPr>
        <w:t xml:space="preserve"> (</w:t>
      </w:r>
      <w:r w:rsidR="00E6651F" w:rsidRPr="00A67F4B">
        <w:rPr>
          <w:rFonts w:ascii="Times New Roman" w:hAnsi="Times New Roman" w:cs="Times New Roman"/>
          <w:szCs w:val="21"/>
          <w:highlight w:val="yellow"/>
        </w:rPr>
        <w:t>False Positive</w:t>
      </w:r>
      <w:r w:rsidR="00E6651F" w:rsidRPr="007137D6">
        <w:rPr>
          <w:rFonts w:asciiTheme="minorEastAsia" w:hAnsiTheme="minorEastAsia" w:cs="Times New Roman"/>
          <w:szCs w:val="21"/>
          <w:highlight w:val="yellow"/>
        </w:rPr>
        <w:t>)：将负类预测误报为正类</w:t>
      </w:r>
      <w:r w:rsidR="00E6651F" w:rsidRPr="007137D6">
        <w:rPr>
          <w:rFonts w:asciiTheme="minorEastAsia" w:hAnsiTheme="minorEastAsia" w:cs="Times New Roman" w:hint="eastAsia"/>
          <w:szCs w:val="21"/>
          <w:highlight w:val="yellow"/>
        </w:rPr>
        <w:t>的</w:t>
      </w:r>
      <w:r w:rsidR="00E6651F" w:rsidRPr="007137D6">
        <w:rPr>
          <w:rFonts w:asciiTheme="minorEastAsia" w:hAnsiTheme="minorEastAsia" w:cs="Times New Roman"/>
          <w:szCs w:val="21"/>
          <w:highlight w:val="yellow"/>
        </w:rPr>
        <w:t>数</w:t>
      </w:r>
      <w:r w:rsidR="00E6651F" w:rsidRPr="007137D6">
        <w:rPr>
          <w:rFonts w:asciiTheme="minorEastAsia" w:hAnsiTheme="minorEastAsia" w:cs="Times New Roman" w:hint="eastAsia"/>
          <w:szCs w:val="21"/>
          <w:highlight w:val="yellow"/>
        </w:rPr>
        <w:t>量</w:t>
      </w:r>
      <w:r w:rsidR="00E6651F" w:rsidRPr="007137D6">
        <w:rPr>
          <w:rFonts w:asciiTheme="minorEastAsia" w:hAnsiTheme="minorEastAsia" w:cs="Times New Roman"/>
          <w:szCs w:val="21"/>
          <w:highlight w:val="yellow"/>
        </w:rPr>
        <w:t>(</w:t>
      </w:r>
      <w:r w:rsidR="00E6651F" w:rsidRPr="00A67F4B">
        <w:rPr>
          <w:rFonts w:ascii="Times New Roman" w:hAnsi="Times New Roman" w:cs="Times New Roman"/>
          <w:szCs w:val="21"/>
          <w:highlight w:val="yellow"/>
        </w:rPr>
        <w:t>Type I error</w:t>
      </w:r>
      <w:r w:rsidR="00E6651F" w:rsidRPr="007137D6">
        <w:rPr>
          <w:rFonts w:asciiTheme="minorEastAsia" w:hAnsiTheme="minorEastAsia" w:cs="Times New Roman"/>
          <w:szCs w:val="21"/>
          <w:highlight w:val="yellow"/>
        </w:rPr>
        <w:t>)</w:t>
      </w:r>
      <w:r w:rsidR="00E6651F" w:rsidRPr="007137D6">
        <w:rPr>
          <w:rFonts w:asciiTheme="minorEastAsia" w:hAnsiTheme="minorEastAsia" w:cs="Times New Roman" w:hint="eastAsia"/>
          <w:szCs w:val="21"/>
          <w:highlight w:val="yellow"/>
        </w:rPr>
        <w:t>，</w:t>
      </w:r>
      <w:r w:rsidR="00E6651F" w:rsidRPr="00576CEA">
        <w:rPr>
          <w:rFonts w:ascii="Times New Roman" w:hAnsi="Times New Roman" w:cs="Times New Roman"/>
          <w:iCs/>
          <w:szCs w:val="21"/>
          <w:highlight w:val="yellow"/>
        </w:rPr>
        <w:t>FN</w:t>
      </w:r>
      <w:r w:rsidR="00E6651F" w:rsidRPr="00A67F4B">
        <w:rPr>
          <w:rFonts w:ascii="Times New Roman" w:hAnsi="Times New Roman" w:cs="Times New Roman"/>
          <w:szCs w:val="21"/>
          <w:highlight w:val="yellow"/>
        </w:rPr>
        <w:t xml:space="preserve"> </w:t>
      </w:r>
      <w:r w:rsidR="00E6651F" w:rsidRPr="007137D6">
        <w:rPr>
          <w:rFonts w:asciiTheme="minorEastAsia" w:hAnsiTheme="minorEastAsia" w:cs="Times New Roman"/>
          <w:szCs w:val="21"/>
          <w:highlight w:val="yellow"/>
        </w:rPr>
        <w:t>(</w:t>
      </w:r>
      <w:r w:rsidR="00E6651F" w:rsidRPr="00576CEA">
        <w:rPr>
          <w:rFonts w:ascii="Times New Roman" w:hAnsi="Times New Roman" w:cs="Times New Roman"/>
          <w:szCs w:val="21"/>
          <w:highlight w:val="yellow"/>
        </w:rPr>
        <w:t>False Negative</w:t>
      </w:r>
      <w:r w:rsidR="00E6651F" w:rsidRPr="007137D6">
        <w:rPr>
          <w:rFonts w:asciiTheme="minorEastAsia" w:hAnsiTheme="minorEastAsia" w:cs="Times New Roman"/>
          <w:szCs w:val="21"/>
          <w:highlight w:val="yellow"/>
        </w:rPr>
        <w:t>)：将</w:t>
      </w:r>
      <w:r w:rsidR="00E6651F" w:rsidRPr="007137D6">
        <w:rPr>
          <w:rFonts w:asciiTheme="minorEastAsia" w:hAnsiTheme="minorEastAsia" w:cs="Times New Roman" w:hint="eastAsia"/>
          <w:szCs w:val="21"/>
          <w:highlight w:val="yellow"/>
        </w:rPr>
        <w:t>正</w:t>
      </w:r>
      <w:r w:rsidR="00E6651F" w:rsidRPr="007137D6">
        <w:rPr>
          <w:rFonts w:asciiTheme="minorEastAsia" w:hAnsiTheme="minorEastAsia" w:cs="Times New Roman"/>
          <w:szCs w:val="21"/>
          <w:highlight w:val="yellow"/>
        </w:rPr>
        <w:t>类预测误报为</w:t>
      </w:r>
      <w:r w:rsidR="00E6651F" w:rsidRPr="007137D6">
        <w:rPr>
          <w:rFonts w:asciiTheme="minorEastAsia" w:hAnsiTheme="minorEastAsia" w:cs="Times New Roman" w:hint="eastAsia"/>
          <w:szCs w:val="21"/>
          <w:highlight w:val="yellow"/>
        </w:rPr>
        <w:t>负</w:t>
      </w:r>
      <w:r w:rsidR="00E6651F" w:rsidRPr="007137D6">
        <w:rPr>
          <w:rFonts w:asciiTheme="minorEastAsia" w:hAnsiTheme="minorEastAsia" w:cs="Times New Roman"/>
          <w:szCs w:val="21"/>
          <w:highlight w:val="yellow"/>
        </w:rPr>
        <w:t>类</w:t>
      </w:r>
      <w:r w:rsidR="00E6651F" w:rsidRPr="007137D6">
        <w:rPr>
          <w:rFonts w:asciiTheme="minorEastAsia" w:hAnsiTheme="minorEastAsia" w:cs="Times New Roman" w:hint="eastAsia"/>
          <w:szCs w:val="21"/>
          <w:highlight w:val="yellow"/>
        </w:rPr>
        <w:t>的</w:t>
      </w:r>
      <w:r w:rsidR="00E6651F" w:rsidRPr="007137D6">
        <w:rPr>
          <w:rFonts w:asciiTheme="minorEastAsia" w:hAnsiTheme="minorEastAsia" w:cs="Times New Roman"/>
          <w:szCs w:val="21"/>
          <w:highlight w:val="yellow"/>
        </w:rPr>
        <w:t>数</w:t>
      </w:r>
      <w:r w:rsidR="00E6651F" w:rsidRPr="007137D6">
        <w:rPr>
          <w:rFonts w:asciiTheme="minorEastAsia" w:hAnsiTheme="minorEastAsia" w:cs="Times New Roman" w:hint="eastAsia"/>
          <w:szCs w:val="21"/>
          <w:highlight w:val="yellow"/>
        </w:rPr>
        <w:t>量</w:t>
      </w:r>
      <w:r w:rsidR="00E6651F" w:rsidRPr="007137D6">
        <w:rPr>
          <w:rFonts w:asciiTheme="minorEastAsia" w:hAnsiTheme="minorEastAsia" w:cs="Times New Roman"/>
          <w:szCs w:val="21"/>
          <w:highlight w:val="yellow"/>
        </w:rPr>
        <w:t>(</w:t>
      </w:r>
      <w:r w:rsidR="00E6651F" w:rsidRPr="00A67F4B">
        <w:rPr>
          <w:rFonts w:ascii="Times New Roman" w:hAnsi="Times New Roman" w:cs="Times New Roman"/>
          <w:szCs w:val="21"/>
          <w:highlight w:val="yellow"/>
        </w:rPr>
        <w:t>Type II</w:t>
      </w:r>
      <w:r w:rsidR="000D0AE3" w:rsidRPr="00A67F4B">
        <w:rPr>
          <w:rFonts w:ascii="Times New Roman" w:hAnsi="Times New Roman" w:cs="Times New Roman"/>
          <w:szCs w:val="21"/>
          <w:highlight w:val="yellow"/>
        </w:rPr>
        <w:t xml:space="preserve"> </w:t>
      </w:r>
      <w:r w:rsidR="00E6651F" w:rsidRPr="00A67F4B">
        <w:rPr>
          <w:rFonts w:ascii="Times New Roman" w:hAnsi="Times New Roman" w:cs="Times New Roman"/>
          <w:szCs w:val="21"/>
          <w:highlight w:val="yellow"/>
        </w:rPr>
        <w:t>error</w:t>
      </w:r>
      <w:r w:rsidR="00E6651F" w:rsidRPr="007137D6">
        <w:rPr>
          <w:rFonts w:asciiTheme="minorEastAsia" w:hAnsiTheme="minorEastAsia" w:cs="Times New Roman"/>
          <w:szCs w:val="21"/>
          <w:highlight w:val="yellow"/>
        </w:rPr>
        <w:t>)</w:t>
      </w:r>
      <w:r w:rsidR="00E6651F" w:rsidRPr="007137D6">
        <w:rPr>
          <w:rFonts w:asciiTheme="minorEastAsia" w:hAnsiTheme="minorEastAsia" w:cs="Times New Roman" w:hint="eastAsia"/>
          <w:szCs w:val="21"/>
          <w:highlight w:val="yellow"/>
        </w:rPr>
        <w:t>。</w:t>
      </w:r>
    </w:p>
    <w:p w14:paraId="451DD953" w14:textId="66B44613" w:rsidR="00CB6901" w:rsidRPr="007D1846" w:rsidRDefault="0064742A" w:rsidP="00576CEA">
      <w:pPr>
        <w:adjustRightInd w:val="0"/>
        <w:spacing w:beforeLines="50" w:before="156" w:afterLines="50" w:after="156" w:line="288" w:lineRule="auto"/>
        <w:ind w:left="425"/>
        <w:rPr>
          <w:rFonts w:ascii="黑体" w:eastAsia="黑体" w:hAnsi="黑体" w:cs="黑体"/>
          <w:sz w:val="28"/>
          <w:szCs w:val="28"/>
        </w:rPr>
      </w:pPr>
      <w:r>
        <w:rPr>
          <w:rFonts w:ascii="黑体" w:eastAsia="黑体" w:hAnsi="黑体" w:cs="黑体" w:hint="eastAsia"/>
          <w:sz w:val="28"/>
          <w:szCs w:val="28"/>
        </w:rPr>
        <w:t>2 验证试验及</w:t>
      </w:r>
      <w:r w:rsidR="006911C6" w:rsidRPr="007D1846">
        <w:rPr>
          <w:rFonts w:ascii="黑体" w:eastAsia="黑体" w:hAnsi="黑体" w:cs="黑体" w:hint="eastAsia"/>
          <w:sz w:val="28"/>
          <w:szCs w:val="28"/>
        </w:rPr>
        <w:t>结果分析</w:t>
      </w:r>
    </w:p>
    <w:p w14:paraId="67F3F26B" w14:textId="07267F9C" w:rsidR="00CB6901" w:rsidRPr="007D1846" w:rsidRDefault="006911C6" w:rsidP="002021C4">
      <w:pPr>
        <w:adjustRightInd w:val="0"/>
        <w:spacing w:line="314" w:lineRule="exact"/>
        <w:ind w:firstLineChars="200" w:firstLine="420"/>
        <w:rPr>
          <w:rFonts w:asciiTheme="minorEastAsia" w:hAnsiTheme="minorEastAsia"/>
          <w:szCs w:val="21"/>
        </w:rPr>
      </w:pPr>
      <w:r w:rsidRPr="007D1846">
        <w:rPr>
          <w:rFonts w:asciiTheme="minorEastAsia" w:hAnsiTheme="minorEastAsia" w:hint="eastAsia"/>
          <w:szCs w:val="21"/>
        </w:rPr>
        <w:t>为验证</w:t>
      </w:r>
      <w:r w:rsidRPr="007D1846">
        <w:rPr>
          <w:rFonts w:ascii="Times New Roman" w:hAnsi="Times New Roman" w:cs="Times New Roman"/>
          <w:szCs w:val="21"/>
        </w:rPr>
        <w:t>VGG_C</w:t>
      </w:r>
      <w:r w:rsidRPr="007D1846">
        <w:rPr>
          <w:rFonts w:asciiTheme="minorEastAsia" w:hAnsiTheme="minorEastAsia" w:hint="eastAsia"/>
          <w:szCs w:val="21"/>
        </w:rPr>
        <w:t>模型</w:t>
      </w:r>
      <w:r w:rsidR="00FE5628" w:rsidRPr="007D1846">
        <w:rPr>
          <w:rFonts w:asciiTheme="minorEastAsia" w:hAnsiTheme="minorEastAsia" w:hint="eastAsia"/>
          <w:szCs w:val="21"/>
        </w:rPr>
        <w:t>在</w:t>
      </w:r>
      <w:r w:rsidR="00044EE6" w:rsidRPr="007D1846">
        <w:rPr>
          <w:rFonts w:asciiTheme="minorEastAsia" w:hAnsiTheme="minorEastAsia" w:hint="eastAsia"/>
          <w:szCs w:val="21"/>
        </w:rPr>
        <w:t>基于小规模数据集的</w:t>
      </w:r>
      <w:r w:rsidR="00FE5628" w:rsidRPr="007D1846">
        <w:rPr>
          <w:rFonts w:asciiTheme="minorEastAsia" w:hAnsiTheme="minorEastAsia" w:hint="eastAsia"/>
          <w:szCs w:val="21"/>
        </w:rPr>
        <w:t>柑橘树冠层施药情况分类应用上的</w:t>
      </w:r>
      <w:r w:rsidRPr="007D1846">
        <w:rPr>
          <w:rFonts w:asciiTheme="minorEastAsia" w:hAnsiTheme="minorEastAsia"/>
          <w:szCs w:val="21"/>
        </w:rPr>
        <w:t>准确性和可靠性，</w:t>
      </w:r>
      <w:r w:rsidR="00CB5C66" w:rsidRPr="007D1846">
        <w:rPr>
          <w:rFonts w:asciiTheme="minorEastAsia" w:hAnsiTheme="minorEastAsia" w:hint="eastAsia"/>
          <w:szCs w:val="21"/>
        </w:rPr>
        <w:t>选择</w:t>
      </w:r>
      <w:r w:rsidR="00CB5C66" w:rsidRPr="007D1846">
        <w:rPr>
          <w:rFonts w:ascii="Times New Roman" w:hAnsi="Times New Roman" w:cs="Times New Roman"/>
          <w:szCs w:val="21"/>
        </w:rPr>
        <w:t>VGG</w:t>
      </w:r>
      <w:r w:rsidR="00CB5C66" w:rsidRPr="007D1846">
        <w:rPr>
          <w:rFonts w:asciiTheme="minorEastAsia" w:hAnsiTheme="minorEastAsia" w:hint="eastAsia"/>
          <w:szCs w:val="21"/>
        </w:rPr>
        <w:t>模型、</w:t>
      </w:r>
      <w:r w:rsidR="00CB5C66" w:rsidRPr="007D1846">
        <w:rPr>
          <w:rFonts w:ascii="Times New Roman" w:hAnsi="Times New Roman" w:cs="Times New Roman"/>
          <w:szCs w:val="21"/>
        </w:rPr>
        <w:t>Resnet</w:t>
      </w:r>
      <w:r w:rsidR="00CB5C66" w:rsidRPr="007D1846">
        <w:rPr>
          <w:rFonts w:asciiTheme="minorEastAsia" w:hAnsiTheme="minorEastAsia" w:hint="eastAsia"/>
          <w:szCs w:val="21"/>
        </w:rPr>
        <w:t>模型与</w:t>
      </w:r>
      <w:r w:rsidR="00CB5C66" w:rsidRPr="007D1846">
        <w:rPr>
          <w:rFonts w:ascii="Times New Roman" w:hAnsi="Times New Roman" w:cs="Times New Roman"/>
          <w:szCs w:val="21"/>
        </w:rPr>
        <w:t>VGG_C</w:t>
      </w:r>
      <w:r w:rsidR="00CB5C66" w:rsidRPr="007D1846">
        <w:rPr>
          <w:rFonts w:asciiTheme="minorEastAsia" w:hAnsiTheme="minorEastAsia" w:hint="eastAsia"/>
          <w:szCs w:val="21"/>
        </w:rPr>
        <w:t>模型分别对本研究所构建的柑橘树冠层热红外图像</w:t>
      </w:r>
      <w:r w:rsidR="00044EE6" w:rsidRPr="007D1846">
        <w:rPr>
          <w:rFonts w:asciiTheme="minorEastAsia" w:hAnsiTheme="minorEastAsia" w:hint="eastAsia"/>
          <w:szCs w:val="21"/>
        </w:rPr>
        <w:t>数据集</w:t>
      </w:r>
      <w:r w:rsidR="00CB5C66" w:rsidRPr="007D1846">
        <w:rPr>
          <w:rFonts w:asciiTheme="minorEastAsia" w:hAnsiTheme="minorEastAsia" w:hint="eastAsia"/>
          <w:szCs w:val="21"/>
        </w:rPr>
        <w:t>进行训练与验</w:t>
      </w:r>
      <w:commentRangeStart w:id="18"/>
      <w:r w:rsidR="00CB5C66" w:rsidRPr="007D1846">
        <w:rPr>
          <w:rFonts w:asciiTheme="minorEastAsia" w:hAnsiTheme="minorEastAsia" w:hint="eastAsia"/>
          <w:szCs w:val="21"/>
        </w:rPr>
        <w:t>证</w:t>
      </w:r>
      <w:r w:rsidR="003E074A" w:rsidRPr="007D1846">
        <w:rPr>
          <w:rFonts w:asciiTheme="minorEastAsia" w:hAnsiTheme="minorEastAsia" w:hint="eastAsia"/>
          <w:szCs w:val="21"/>
          <w:highlight w:val="yellow"/>
          <w:vertAlign w:val="superscript"/>
        </w:rPr>
        <w:t>[</w:t>
      </w:r>
      <w:r w:rsidR="007D1846" w:rsidRPr="007D1846">
        <w:rPr>
          <w:rFonts w:asciiTheme="minorEastAsia" w:hAnsiTheme="minorEastAsia"/>
          <w:szCs w:val="21"/>
          <w:highlight w:val="yellow"/>
          <w:vertAlign w:val="superscript"/>
        </w:rPr>
        <w:t>2</w:t>
      </w:r>
      <w:r w:rsidR="003A038E">
        <w:rPr>
          <w:rFonts w:asciiTheme="minorEastAsia" w:hAnsiTheme="minorEastAsia"/>
          <w:szCs w:val="21"/>
          <w:highlight w:val="yellow"/>
          <w:vertAlign w:val="superscript"/>
        </w:rPr>
        <w:t>1</w:t>
      </w:r>
      <w:r w:rsidR="003E074A" w:rsidRPr="007D1846">
        <w:rPr>
          <w:rFonts w:asciiTheme="minorEastAsia" w:hAnsiTheme="minorEastAsia"/>
          <w:szCs w:val="21"/>
          <w:highlight w:val="yellow"/>
          <w:vertAlign w:val="superscript"/>
        </w:rPr>
        <w:t>]</w:t>
      </w:r>
      <w:commentRangeEnd w:id="18"/>
      <w:r w:rsidR="0064742A">
        <w:rPr>
          <w:rStyle w:val="af0"/>
        </w:rPr>
        <w:commentReference w:id="18"/>
      </w:r>
      <w:r w:rsidRPr="007D1846">
        <w:rPr>
          <w:rFonts w:asciiTheme="minorEastAsia" w:hAnsiTheme="minorEastAsia" w:hint="eastAsia"/>
          <w:szCs w:val="21"/>
        </w:rPr>
        <w:t>。试验环境如下：开发语言为</w:t>
      </w:r>
      <w:r w:rsidRPr="007D1846">
        <w:rPr>
          <w:rFonts w:ascii="Times New Roman" w:hAnsi="Times New Roman" w:cs="Times New Roman"/>
          <w:szCs w:val="21"/>
        </w:rPr>
        <w:t>Python3.5</w:t>
      </w:r>
      <w:r w:rsidRPr="007D1846">
        <w:rPr>
          <w:rFonts w:asciiTheme="minorEastAsia" w:hAnsiTheme="minorEastAsia" w:hint="eastAsia"/>
          <w:szCs w:val="21"/>
        </w:rPr>
        <w:t>；深度学习框架为</w:t>
      </w:r>
      <w:r w:rsidRPr="007D1846">
        <w:rPr>
          <w:rFonts w:ascii="Times New Roman" w:hAnsi="Times New Roman" w:cs="Times New Roman"/>
          <w:szCs w:val="21"/>
        </w:rPr>
        <w:t>Tensorflow 2.0.0</w:t>
      </w:r>
      <w:r w:rsidRPr="007D1846">
        <w:rPr>
          <w:rFonts w:asciiTheme="minorEastAsia" w:hAnsiTheme="minorEastAsia" w:hint="eastAsia"/>
          <w:szCs w:val="21"/>
        </w:rPr>
        <w:t>框架，内置</w:t>
      </w:r>
      <w:r w:rsidRPr="007D1846">
        <w:rPr>
          <w:rFonts w:ascii="Times New Roman" w:hAnsi="Times New Roman" w:cs="Times New Roman"/>
          <w:szCs w:val="21"/>
        </w:rPr>
        <w:t>Keras</w:t>
      </w:r>
      <w:r w:rsidRPr="007D1846">
        <w:rPr>
          <w:rFonts w:asciiTheme="minorEastAsia" w:hAnsiTheme="minorEastAsia" w:hint="eastAsia"/>
          <w:szCs w:val="21"/>
        </w:rPr>
        <w:t>接口；运算部分使用</w:t>
      </w:r>
      <w:r w:rsidRPr="007D1846">
        <w:rPr>
          <w:rFonts w:ascii="Times New Roman" w:hAnsi="Times New Roman" w:cs="Times New Roman"/>
          <w:szCs w:val="21"/>
        </w:rPr>
        <w:t>Google Colaboratory</w:t>
      </w:r>
      <w:r w:rsidRPr="007D1846">
        <w:rPr>
          <w:rFonts w:asciiTheme="minorEastAsia" w:hAnsiTheme="minorEastAsia"/>
          <w:szCs w:val="21"/>
        </w:rPr>
        <w:t xml:space="preserve"> </w:t>
      </w:r>
      <w:r w:rsidRPr="007D1846">
        <w:rPr>
          <w:rFonts w:asciiTheme="minorEastAsia" w:hAnsiTheme="minorEastAsia" w:hint="eastAsia"/>
          <w:szCs w:val="21"/>
        </w:rPr>
        <w:t>免费提供的</w:t>
      </w:r>
      <w:r w:rsidRPr="007D1846">
        <w:rPr>
          <w:rFonts w:ascii="Times New Roman" w:hAnsi="Times New Roman" w:cs="Times New Roman"/>
          <w:szCs w:val="21"/>
        </w:rPr>
        <w:t>Tesla T4 GPU</w:t>
      </w:r>
      <w:r w:rsidRPr="007D1846">
        <w:rPr>
          <w:rFonts w:asciiTheme="minorEastAsia" w:hAnsiTheme="minorEastAsia"/>
          <w:szCs w:val="21"/>
        </w:rPr>
        <w:t>。</w:t>
      </w:r>
      <w:r w:rsidR="00FE5628" w:rsidRPr="007D1846">
        <w:rPr>
          <w:rFonts w:asciiTheme="minorEastAsia" w:hAnsiTheme="minorEastAsia" w:hint="eastAsia"/>
          <w:szCs w:val="21"/>
        </w:rPr>
        <w:t>通过</w:t>
      </w:r>
      <w:r w:rsidR="00FE5628" w:rsidRPr="007D1846">
        <w:rPr>
          <w:rFonts w:ascii="Times New Roman" w:hAnsi="Times New Roman" w:cs="Times New Roman"/>
          <w:szCs w:val="21"/>
        </w:rPr>
        <w:t>Sklearn</w:t>
      </w:r>
      <w:r w:rsidR="00FE5628" w:rsidRPr="007D1846">
        <w:rPr>
          <w:rFonts w:asciiTheme="minorEastAsia" w:hAnsiTheme="minorEastAsia" w:hint="eastAsia"/>
          <w:szCs w:val="21"/>
        </w:rPr>
        <w:t>库</w:t>
      </w:r>
      <w:r w:rsidRPr="007D1846">
        <w:rPr>
          <w:rFonts w:asciiTheme="minorEastAsia" w:hAnsiTheme="minorEastAsia"/>
          <w:szCs w:val="21"/>
        </w:rPr>
        <w:t>随机地将原始</w:t>
      </w:r>
      <w:r w:rsidR="00FE5628" w:rsidRPr="007D1846">
        <w:rPr>
          <w:rFonts w:asciiTheme="minorEastAsia" w:hAnsiTheme="minorEastAsia" w:hint="eastAsia"/>
          <w:szCs w:val="21"/>
        </w:rPr>
        <w:t>柑橘树冠层热红外</w:t>
      </w:r>
      <w:r w:rsidRPr="007D1846">
        <w:rPr>
          <w:rFonts w:asciiTheme="minorEastAsia" w:hAnsiTheme="minorEastAsia"/>
          <w:szCs w:val="21"/>
        </w:rPr>
        <w:t>图像数据根据</w:t>
      </w:r>
      <w:r w:rsidRPr="007D1846">
        <w:rPr>
          <w:rFonts w:ascii="Times New Roman" w:hAnsi="Times New Roman" w:cs="Times New Roman"/>
          <w:szCs w:val="21"/>
        </w:rPr>
        <w:t>80%</w:t>
      </w:r>
      <w:r w:rsidRPr="007D1846">
        <w:rPr>
          <w:rFonts w:asciiTheme="minorEastAsia" w:hAnsiTheme="minorEastAsia"/>
          <w:szCs w:val="21"/>
        </w:rPr>
        <w:t>与</w:t>
      </w:r>
      <w:r w:rsidRPr="007D1846">
        <w:rPr>
          <w:rFonts w:ascii="Times New Roman" w:hAnsi="Times New Roman" w:cs="Times New Roman"/>
          <w:szCs w:val="21"/>
        </w:rPr>
        <w:t>20%</w:t>
      </w:r>
      <w:r w:rsidRPr="007D1846">
        <w:rPr>
          <w:rFonts w:asciiTheme="minorEastAsia" w:hAnsiTheme="minorEastAsia"/>
          <w:szCs w:val="21"/>
        </w:rPr>
        <w:t>的比例，划分为训练集和验证集两部分，保证分类结果的客观性和准确性</w:t>
      </w:r>
      <w:r w:rsidR="003E074A" w:rsidRPr="007D1846">
        <w:rPr>
          <w:rFonts w:asciiTheme="minorEastAsia" w:hAnsiTheme="minorEastAsia" w:hint="eastAsia"/>
          <w:szCs w:val="21"/>
          <w:highlight w:val="yellow"/>
          <w:vertAlign w:val="superscript"/>
        </w:rPr>
        <w:t>[</w:t>
      </w:r>
      <w:r w:rsidR="003E074A" w:rsidRPr="007D1846">
        <w:rPr>
          <w:rFonts w:asciiTheme="minorEastAsia" w:hAnsiTheme="minorEastAsia"/>
          <w:szCs w:val="21"/>
          <w:highlight w:val="yellow"/>
          <w:vertAlign w:val="superscript"/>
        </w:rPr>
        <w:t>2</w:t>
      </w:r>
      <w:r w:rsidR="003A038E">
        <w:rPr>
          <w:rFonts w:asciiTheme="minorEastAsia" w:hAnsiTheme="minorEastAsia"/>
          <w:szCs w:val="21"/>
          <w:highlight w:val="yellow"/>
          <w:vertAlign w:val="superscript"/>
        </w:rPr>
        <w:t>2</w:t>
      </w:r>
      <w:r w:rsidR="003E074A" w:rsidRPr="007D1846">
        <w:rPr>
          <w:rFonts w:asciiTheme="minorEastAsia" w:hAnsiTheme="minorEastAsia"/>
          <w:szCs w:val="21"/>
          <w:highlight w:val="yellow"/>
          <w:vertAlign w:val="superscript"/>
        </w:rPr>
        <w:t>]</w:t>
      </w:r>
      <w:r w:rsidRPr="007D1846">
        <w:rPr>
          <w:rFonts w:asciiTheme="minorEastAsia" w:hAnsiTheme="minorEastAsia"/>
          <w:szCs w:val="21"/>
        </w:rPr>
        <w:t>。综合考虑</w:t>
      </w:r>
      <w:r w:rsidRPr="007D1846">
        <w:rPr>
          <w:rFonts w:ascii="Times New Roman" w:hAnsi="Times New Roman" w:cs="Times New Roman"/>
          <w:szCs w:val="21"/>
        </w:rPr>
        <w:t>Google colab</w:t>
      </w:r>
      <w:r w:rsidRPr="007D1846">
        <w:rPr>
          <w:rFonts w:asciiTheme="minorEastAsia" w:hAnsiTheme="minorEastAsia"/>
          <w:szCs w:val="21"/>
        </w:rPr>
        <w:t xml:space="preserve"> 平台的</w:t>
      </w:r>
      <w:r w:rsidRPr="007D1846">
        <w:rPr>
          <w:rFonts w:ascii="Times New Roman" w:hAnsi="Times New Roman" w:cs="Times New Roman"/>
          <w:szCs w:val="21"/>
        </w:rPr>
        <w:t>GPU</w:t>
      </w:r>
      <w:r w:rsidRPr="007D1846">
        <w:rPr>
          <w:rFonts w:asciiTheme="minorEastAsia" w:hAnsiTheme="minorEastAsia" w:cs="Times New Roman"/>
          <w:szCs w:val="21"/>
        </w:rPr>
        <w:t>、</w:t>
      </w:r>
      <w:r w:rsidRPr="007D1846">
        <w:rPr>
          <w:rFonts w:ascii="Times New Roman" w:hAnsi="Times New Roman" w:cs="Times New Roman"/>
          <w:szCs w:val="21"/>
        </w:rPr>
        <w:t>CPU</w:t>
      </w:r>
      <w:r w:rsidRPr="007D1846">
        <w:rPr>
          <w:rFonts w:asciiTheme="minorEastAsia" w:hAnsiTheme="minorEastAsia"/>
          <w:szCs w:val="21"/>
        </w:rPr>
        <w:t>性能以及平台可供使用的时间和额度，</w:t>
      </w:r>
      <w:r w:rsidR="00FE5628" w:rsidRPr="007D1846">
        <w:rPr>
          <w:rFonts w:asciiTheme="minorEastAsia" w:hAnsiTheme="minorEastAsia" w:hint="eastAsia"/>
          <w:szCs w:val="21"/>
        </w:rPr>
        <w:t>设置</w:t>
      </w:r>
      <w:r w:rsidR="00FE5628" w:rsidRPr="007D1846">
        <w:rPr>
          <w:rFonts w:ascii="Times New Roman" w:hAnsi="Times New Roman" w:cs="Times New Roman"/>
          <w:szCs w:val="21"/>
        </w:rPr>
        <w:t>epoch</w:t>
      </w:r>
      <w:r w:rsidR="00FE5628" w:rsidRPr="007D1846">
        <w:rPr>
          <w:rFonts w:asciiTheme="minorEastAsia" w:hAnsiTheme="minorEastAsia" w:hint="eastAsia"/>
          <w:szCs w:val="21"/>
        </w:rPr>
        <w:t>为3</w:t>
      </w:r>
      <w:r w:rsidR="00FE5628" w:rsidRPr="007D1846">
        <w:rPr>
          <w:rFonts w:asciiTheme="minorEastAsia" w:hAnsiTheme="minorEastAsia"/>
          <w:szCs w:val="21"/>
        </w:rPr>
        <w:t>00</w:t>
      </w:r>
      <w:r w:rsidRPr="007D1846">
        <w:rPr>
          <w:rFonts w:asciiTheme="minorEastAsia" w:hAnsiTheme="minorEastAsia"/>
          <w:szCs w:val="21"/>
        </w:rPr>
        <w:t>。</w:t>
      </w:r>
    </w:p>
    <w:p w14:paraId="0B4D64AA" w14:textId="448C8630" w:rsidR="00CB5C66" w:rsidRPr="007D1846" w:rsidRDefault="00CB5C66" w:rsidP="0045343E">
      <w:pPr>
        <w:adjustRightInd w:val="0"/>
        <w:spacing w:line="288" w:lineRule="auto"/>
        <w:rPr>
          <w:rFonts w:ascii="Times New Roman" w:hAnsi="Times New Roman" w:cs="Times New Roman"/>
          <w:szCs w:val="21"/>
        </w:rPr>
      </w:pPr>
      <w:r w:rsidRPr="007D1846">
        <w:rPr>
          <w:rFonts w:ascii="Times New Roman" w:hAnsi="Times New Roman" w:cs="Times New Roman" w:hint="eastAsia"/>
          <w:szCs w:val="21"/>
        </w:rPr>
        <w:t xml:space="preserve">2.1 </w:t>
      </w:r>
      <w:r w:rsidRPr="007D1846">
        <w:rPr>
          <w:rFonts w:ascii="黑体" w:eastAsia="黑体" w:hAnsi="黑体" w:cs="Times New Roman" w:hint="eastAsia"/>
          <w:szCs w:val="21"/>
        </w:rPr>
        <w:t>模型训练结果</w:t>
      </w:r>
    </w:p>
    <w:p w14:paraId="4DAAF185" w14:textId="5952A9BC" w:rsidR="00CB6901" w:rsidRPr="007D1846" w:rsidRDefault="00B45B9D" w:rsidP="002021C4">
      <w:pPr>
        <w:adjustRightInd w:val="0"/>
        <w:spacing w:line="314" w:lineRule="exact"/>
        <w:ind w:firstLineChars="200" w:firstLine="420"/>
        <w:rPr>
          <w:rFonts w:ascii="宋体" w:hAnsi="宋体"/>
          <w:szCs w:val="21"/>
        </w:rPr>
      </w:pPr>
      <w:r w:rsidRPr="007D1846">
        <w:rPr>
          <w:rFonts w:ascii="宋体" w:hAnsi="宋体" w:hint="eastAsia"/>
          <w:szCs w:val="21"/>
        </w:rPr>
        <w:t>3种模型在训练集上的损失值和准确率迭代曲线如图</w:t>
      </w:r>
      <w:r w:rsidR="00D53125">
        <w:rPr>
          <w:rFonts w:ascii="宋体" w:hAnsi="宋体"/>
          <w:szCs w:val="21"/>
        </w:rPr>
        <w:t>4</w:t>
      </w:r>
      <w:r w:rsidRPr="007D1846">
        <w:rPr>
          <w:rFonts w:ascii="宋体" w:hAnsi="宋体" w:hint="eastAsia"/>
          <w:szCs w:val="21"/>
        </w:rPr>
        <w:t>所示，</w:t>
      </w:r>
      <w:r w:rsidR="00A65613" w:rsidRPr="007D1846">
        <w:rPr>
          <w:rFonts w:ascii="宋体" w:hAnsi="宋体" w:hint="eastAsia"/>
          <w:szCs w:val="21"/>
        </w:rPr>
        <w:t>随着迭代次数的增加，</w:t>
      </w:r>
      <w:r w:rsidRPr="007D1846">
        <w:rPr>
          <w:rFonts w:ascii="宋体" w:hAnsi="宋体" w:hint="eastAsia"/>
          <w:szCs w:val="21"/>
        </w:rPr>
        <w:t>3种模型的损失值和准确率经过快速下降和上升后，均在迭代次数为7次左右</w:t>
      </w:r>
      <w:r w:rsidR="00A65613" w:rsidRPr="007D1846">
        <w:rPr>
          <w:rFonts w:ascii="宋体" w:hAnsi="宋体" w:hint="eastAsia"/>
          <w:szCs w:val="21"/>
        </w:rPr>
        <w:t>逐渐</w:t>
      </w:r>
      <w:r w:rsidRPr="007D1846">
        <w:rPr>
          <w:rFonts w:ascii="宋体" w:hAnsi="宋体" w:hint="eastAsia"/>
          <w:szCs w:val="21"/>
        </w:rPr>
        <w:t>开始收敛</w:t>
      </w:r>
      <w:r w:rsidR="009C14D5" w:rsidRPr="007D1846">
        <w:rPr>
          <w:rFonts w:ascii="宋体" w:hAnsi="宋体" w:hint="eastAsia"/>
          <w:szCs w:val="21"/>
        </w:rPr>
        <w:t>，表明3种模型均能有效</w:t>
      </w:r>
      <w:r w:rsidR="004A4045" w:rsidRPr="007D1846">
        <w:rPr>
          <w:rFonts w:ascii="宋体" w:hAnsi="宋体" w:hint="eastAsia"/>
          <w:szCs w:val="21"/>
        </w:rPr>
        <w:t>快速地拟合未喷药和已喷药的</w:t>
      </w:r>
      <w:r w:rsidR="009C14D5" w:rsidRPr="007D1846">
        <w:rPr>
          <w:rFonts w:ascii="宋体" w:hAnsi="宋体" w:hint="eastAsia"/>
          <w:szCs w:val="21"/>
        </w:rPr>
        <w:t>柑橘树冠层热红外图像的特征</w:t>
      </w:r>
      <w:r w:rsidR="00A65613" w:rsidRPr="007D1846">
        <w:rPr>
          <w:rFonts w:ascii="宋体" w:hAnsi="宋体" w:hint="eastAsia"/>
          <w:szCs w:val="21"/>
        </w:rPr>
        <w:t>。</w:t>
      </w:r>
      <w:r w:rsidR="0025633E" w:rsidRPr="007D1846">
        <w:rPr>
          <w:rFonts w:ascii="宋体" w:hAnsi="宋体" w:hint="eastAsia"/>
          <w:szCs w:val="21"/>
        </w:rPr>
        <w:t>分析整体曲线，V</w:t>
      </w:r>
      <w:r w:rsidR="0025633E" w:rsidRPr="007D1846">
        <w:rPr>
          <w:rFonts w:ascii="宋体" w:hAnsi="宋体"/>
          <w:szCs w:val="21"/>
        </w:rPr>
        <w:t>GG_C</w:t>
      </w:r>
      <w:r w:rsidR="0025633E" w:rsidRPr="007D1846">
        <w:rPr>
          <w:rFonts w:ascii="宋体" w:hAnsi="宋体" w:hint="eastAsia"/>
          <w:szCs w:val="21"/>
        </w:rPr>
        <w:t>训练得到的柑橘树冠层施药情况分类模型具有更低的平均损失值和更高的平均准确率，表明该模型可以更全面地提取图像特征信息，</w:t>
      </w:r>
      <w:r w:rsidR="000A7CE1" w:rsidRPr="007D1846">
        <w:rPr>
          <w:rFonts w:ascii="宋体" w:hAnsi="宋体" w:hint="eastAsia"/>
          <w:szCs w:val="21"/>
        </w:rPr>
        <w:t>对喷药情况</w:t>
      </w:r>
      <w:r w:rsidR="0025633E" w:rsidRPr="007D1846">
        <w:rPr>
          <w:rFonts w:ascii="宋体" w:hAnsi="宋体" w:hint="eastAsia"/>
          <w:szCs w:val="21"/>
        </w:rPr>
        <w:t>分类准确性和可靠性更</w:t>
      </w:r>
      <w:r w:rsidR="000A7CE1" w:rsidRPr="007D1846">
        <w:rPr>
          <w:rFonts w:ascii="宋体" w:hAnsi="宋体" w:hint="eastAsia"/>
          <w:szCs w:val="21"/>
        </w:rPr>
        <w:t>高。</w:t>
      </w:r>
      <w:r w:rsidR="00FD0542" w:rsidRPr="007D1846">
        <w:rPr>
          <w:rFonts w:ascii="宋体" w:hAnsi="宋体" w:hint="eastAsia"/>
          <w:szCs w:val="21"/>
        </w:rPr>
        <w:t>经统计，最终V</w:t>
      </w:r>
      <w:r w:rsidR="00FD0542" w:rsidRPr="007D1846">
        <w:rPr>
          <w:rFonts w:ascii="宋体" w:hAnsi="宋体"/>
          <w:szCs w:val="21"/>
        </w:rPr>
        <w:t>GG_C</w:t>
      </w:r>
      <w:r w:rsidR="00FD0542" w:rsidRPr="007D1846">
        <w:rPr>
          <w:rFonts w:ascii="宋体" w:hAnsi="宋体" w:hint="eastAsia"/>
          <w:szCs w:val="21"/>
        </w:rPr>
        <w:t>模型收敛的准确率为9</w:t>
      </w:r>
      <w:r w:rsidR="00FD0542" w:rsidRPr="007D1846">
        <w:rPr>
          <w:rFonts w:ascii="宋体" w:hAnsi="宋体"/>
          <w:szCs w:val="21"/>
        </w:rPr>
        <w:t>5.3%</w:t>
      </w:r>
      <w:r w:rsidR="00FD0542" w:rsidRPr="007D1846">
        <w:rPr>
          <w:rFonts w:ascii="宋体" w:hAnsi="宋体" w:hint="eastAsia"/>
          <w:szCs w:val="21"/>
        </w:rPr>
        <w:t>。</w:t>
      </w:r>
    </w:p>
    <w:p w14:paraId="641BE5D3" w14:textId="1D4CB4F5" w:rsidR="000A7CE1" w:rsidRPr="007D1846" w:rsidRDefault="006911C6" w:rsidP="00C31212">
      <w:pPr>
        <w:jc w:val="center"/>
      </w:pPr>
      <w:commentRangeStart w:id="19"/>
      <w:r w:rsidRPr="007D1846">
        <w:rPr>
          <w:noProof/>
        </w:rPr>
        <w:lastRenderedPageBreak/>
        <w:drawing>
          <wp:inline distT="0" distB="0" distL="114300" distR="114300" wp14:anchorId="1088464A" wp14:editId="60FAF295">
            <wp:extent cx="3686860" cy="2765145"/>
            <wp:effectExtent l="0" t="0" r="889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3688971" cy="2766728"/>
                    </a:xfrm>
                    <a:prstGeom prst="rect">
                      <a:avLst/>
                    </a:prstGeom>
                    <a:noFill/>
                    <a:ln w="9525">
                      <a:noFill/>
                    </a:ln>
                  </pic:spPr>
                </pic:pic>
              </a:graphicData>
            </a:graphic>
          </wp:inline>
        </w:drawing>
      </w:r>
      <w:commentRangeEnd w:id="19"/>
      <w:r w:rsidR="00242351">
        <w:rPr>
          <w:rStyle w:val="af0"/>
        </w:rPr>
        <w:commentReference w:id="19"/>
      </w:r>
    </w:p>
    <w:p w14:paraId="22C6E4A9" w14:textId="796D344A" w:rsidR="000A7CE1" w:rsidRPr="007D1846" w:rsidRDefault="00B816E0" w:rsidP="00C31212">
      <w:pPr>
        <w:jc w:val="center"/>
        <w:rPr>
          <w:sz w:val="18"/>
          <w:szCs w:val="18"/>
        </w:rPr>
      </w:pPr>
      <w:r w:rsidRPr="007D1846">
        <w:rPr>
          <w:rFonts w:ascii="黑体" w:eastAsia="黑体" w:hAnsi="黑体" w:hint="eastAsia"/>
          <w:b/>
          <w:bCs/>
          <w:sz w:val="18"/>
          <w:szCs w:val="18"/>
        </w:rPr>
        <w:t>图</w:t>
      </w:r>
      <w:r w:rsidRPr="007D1846">
        <w:rPr>
          <w:b/>
          <w:bCs/>
          <w:sz w:val="18"/>
          <w:szCs w:val="18"/>
        </w:rPr>
        <w:t>4</w:t>
      </w:r>
      <w:r w:rsidR="00EC0242">
        <w:rPr>
          <w:rFonts w:hint="eastAsia"/>
          <w:b/>
          <w:bCs/>
          <w:sz w:val="18"/>
          <w:szCs w:val="18"/>
        </w:rPr>
        <w:t>（</w:t>
      </w:r>
      <w:r w:rsidR="00EC0242">
        <w:rPr>
          <w:rFonts w:hint="eastAsia"/>
          <w:b/>
          <w:bCs/>
          <w:sz w:val="18"/>
          <w:szCs w:val="18"/>
        </w:rPr>
        <w:t>a</w:t>
      </w:r>
      <w:r w:rsidR="00EC0242">
        <w:rPr>
          <w:rFonts w:hint="eastAsia"/>
          <w:b/>
          <w:bCs/>
          <w:sz w:val="18"/>
          <w:szCs w:val="18"/>
        </w:rPr>
        <w:t>）</w:t>
      </w:r>
      <w:r w:rsidRPr="007D1846">
        <w:rPr>
          <w:b/>
          <w:bCs/>
          <w:sz w:val="18"/>
          <w:szCs w:val="18"/>
        </w:rPr>
        <w:t xml:space="preserve"> </w:t>
      </w:r>
      <w:r w:rsidR="00B8508B" w:rsidRPr="007D1846">
        <w:rPr>
          <w:rFonts w:hint="eastAsia"/>
          <w:sz w:val="18"/>
          <w:szCs w:val="18"/>
        </w:rPr>
        <w:t>三种模型的损失函数曲线图</w:t>
      </w:r>
    </w:p>
    <w:p w14:paraId="0E7639A4" w14:textId="0D1F7E7F" w:rsidR="00B8508B" w:rsidRPr="007D1846" w:rsidRDefault="00B816E0" w:rsidP="00C31212">
      <w:pPr>
        <w:jc w:val="center"/>
        <w:rPr>
          <w:rFonts w:ascii="Times New Roman" w:hAnsi="Times New Roman" w:cs="Times New Roman"/>
          <w:sz w:val="18"/>
          <w:szCs w:val="18"/>
        </w:rPr>
      </w:pPr>
      <w:r w:rsidRPr="007D1846">
        <w:rPr>
          <w:rFonts w:ascii="Times New Roman" w:hAnsi="Times New Roman" w:cs="Times New Roman"/>
          <w:b/>
          <w:bCs/>
          <w:sz w:val="18"/>
          <w:szCs w:val="18"/>
        </w:rPr>
        <w:t>Fig.4</w:t>
      </w:r>
      <w:r w:rsidRPr="007D1846">
        <w:rPr>
          <w:rFonts w:ascii="Times New Roman" w:hAnsi="Times New Roman" w:cs="Times New Roman"/>
          <w:sz w:val="18"/>
          <w:szCs w:val="18"/>
        </w:rPr>
        <w:t xml:space="preserve"> </w:t>
      </w:r>
      <w:r w:rsidR="00EC0242">
        <w:rPr>
          <w:rFonts w:hint="eastAsia"/>
          <w:b/>
          <w:bCs/>
          <w:sz w:val="18"/>
          <w:szCs w:val="18"/>
        </w:rPr>
        <w:t>（</w:t>
      </w:r>
      <w:r w:rsidR="00EC0242">
        <w:rPr>
          <w:b/>
          <w:bCs/>
          <w:sz w:val="18"/>
          <w:szCs w:val="18"/>
        </w:rPr>
        <w:t>a</w:t>
      </w:r>
      <w:r w:rsidR="00EC0242">
        <w:rPr>
          <w:rFonts w:hint="eastAsia"/>
          <w:b/>
          <w:bCs/>
          <w:sz w:val="18"/>
          <w:szCs w:val="18"/>
        </w:rPr>
        <w:t>）</w:t>
      </w:r>
      <w:r w:rsidR="00B8508B" w:rsidRPr="007D1846">
        <w:rPr>
          <w:rFonts w:ascii="Times New Roman" w:hAnsi="Times New Roman" w:cs="Times New Roman"/>
          <w:sz w:val="18"/>
          <w:szCs w:val="18"/>
        </w:rPr>
        <w:t>The curve of the loss function of three models</w:t>
      </w:r>
    </w:p>
    <w:p w14:paraId="0BE041B0" w14:textId="6095C2DA" w:rsidR="00CB6901" w:rsidRPr="007D1846" w:rsidRDefault="006911C6" w:rsidP="00C31212">
      <w:pPr>
        <w:jc w:val="center"/>
      </w:pPr>
      <w:r w:rsidRPr="007D1846">
        <w:rPr>
          <w:noProof/>
        </w:rPr>
        <w:drawing>
          <wp:inline distT="0" distB="0" distL="114300" distR="114300" wp14:anchorId="4A98FC68" wp14:editId="63C2A0AE">
            <wp:extent cx="3613709" cy="2710282"/>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5"/>
                    <a:stretch>
                      <a:fillRect/>
                    </a:stretch>
                  </pic:blipFill>
                  <pic:spPr>
                    <a:xfrm>
                      <a:off x="0" y="0"/>
                      <a:ext cx="3644428" cy="2733321"/>
                    </a:xfrm>
                    <a:prstGeom prst="rect">
                      <a:avLst/>
                    </a:prstGeom>
                    <a:noFill/>
                    <a:ln w="9525">
                      <a:noFill/>
                    </a:ln>
                  </pic:spPr>
                </pic:pic>
              </a:graphicData>
            </a:graphic>
          </wp:inline>
        </w:drawing>
      </w:r>
    </w:p>
    <w:p w14:paraId="6C610DF1" w14:textId="04A3B8D3" w:rsidR="00B8508B" w:rsidRPr="007D1846" w:rsidRDefault="00B816E0" w:rsidP="003E074A">
      <w:pPr>
        <w:jc w:val="center"/>
        <w:rPr>
          <w:sz w:val="18"/>
          <w:szCs w:val="18"/>
        </w:rPr>
      </w:pPr>
      <w:r w:rsidRPr="007D1846">
        <w:rPr>
          <w:rFonts w:ascii="黑体" w:eastAsia="黑体" w:hAnsi="黑体" w:hint="eastAsia"/>
          <w:b/>
          <w:bCs/>
          <w:sz w:val="18"/>
          <w:szCs w:val="18"/>
        </w:rPr>
        <w:t>图</w:t>
      </w:r>
      <w:r w:rsidR="00EC0242">
        <w:rPr>
          <w:b/>
          <w:bCs/>
          <w:sz w:val="18"/>
          <w:szCs w:val="18"/>
        </w:rPr>
        <w:t>4</w:t>
      </w:r>
      <w:r w:rsidR="00EC0242">
        <w:rPr>
          <w:rFonts w:hint="eastAsia"/>
          <w:b/>
          <w:bCs/>
          <w:sz w:val="18"/>
          <w:szCs w:val="18"/>
        </w:rPr>
        <w:t>（</w:t>
      </w:r>
      <w:r w:rsidR="00EC0242">
        <w:rPr>
          <w:b/>
          <w:bCs/>
          <w:sz w:val="18"/>
          <w:szCs w:val="18"/>
        </w:rPr>
        <w:t>b</w:t>
      </w:r>
      <w:r w:rsidR="00EC0242">
        <w:rPr>
          <w:rFonts w:hint="eastAsia"/>
          <w:b/>
          <w:bCs/>
          <w:sz w:val="18"/>
          <w:szCs w:val="18"/>
        </w:rPr>
        <w:t>）</w:t>
      </w:r>
      <w:r w:rsidR="00B8508B" w:rsidRPr="007D1846">
        <w:rPr>
          <w:rFonts w:hint="eastAsia"/>
          <w:sz w:val="18"/>
          <w:szCs w:val="18"/>
        </w:rPr>
        <w:t>三种模型的准确率曲线图</w:t>
      </w:r>
    </w:p>
    <w:p w14:paraId="284497C4" w14:textId="12053E96" w:rsidR="00CB6901" w:rsidRPr="007D1846" w:rsidRDefault="00B816E0" w:rsidP="00B8508B">
      <w:pPr>
        <w:jc w:val="center"/>
        <w:rPr>
          <w:rFonts w:ascii="Times New Roman" w:hAnsi="Times New Roman" w:cs="Times New Roman"/>
          <w:sz w:val="18"/>
          <w:szCs w:val="18"/>
        </w:rPr>
      </w:pPr>
      <w:r w:rsidRPr="007D1846">
        <w:rPr>
          <w:rFonts w:ascii="Times New Roman" w:hAnsi="Times New Roman" w:cs="Times New Roman"/>
          <w:b/>
          <w:bCs/>
          <w:sz w:val="18"/>
          <w:szCs w:val="18"/>
        </w:rPr>
        <w:t>Fig.</w:t>
      </w:r>
      <w:r w:rsidR="00EC0242">
        <w:rPr>
          <w:rFonts w:ascii="Times New Roman" w:hAnsi="Times New Roman" w:cs="Times New Roman"/>
          <w:b/>
          <w:bCs/>
          <w:sz w:val="18"/>
          <w:szCs w:val="18"/>
        </w:rPr>
        <w:t>4</w:t>
      </w:r>
      <w:r w:rsidR="00EC0242">
        <w:rPr>
          <w:rFonts w:ascii="Times New Roman" w:hAnsi="Times New Roman" w:cs="Times New Roman" w:hint="eastAsia"/>
          <w:b/>
          <w:bCs/>
          <w:sz w:val="18"/>
          <w:szCs w:val="18"/>
        </w:rPr>
        <w:t>（</w:t>
      </w:r>
      <w:r w:rsidR="00EC0242">
        <w:rPr>
          <w:rFonts w:ascii="Times New Roman" w:hAnsi="Times New Roman" w:cs="Times New Roman" w:hint="eastAsia"/>
          <w:b/>
          <w:bCs/>
          <w:sz w:val="18"/>
          <w:szCs w:val="18"/>
        </w:rPr>
        <w:t>b</w:t>
      </w:r>
      <w:r w:rsidR="00EC0242">
        <w:rPr>
          <w:rFonts w:ascii="Times New Roman" w:hAnsi="Times New Roman" w:cs="Times New Roman" w:hint="eastAsia"/>
          <w:b/>
          <w:bCs/>
          <w:sz w:val="18"/>
          <w:szCs w:val="18"/>
        </w:rPr>
        <w:t>）</w:t>
      </w:r>
      <w:r w:rsidRPr="007D1846">
        <w:rPr>
          <w:rFonts w:ascii="Times New Roman" w:hAnsi="Times New Roman" w:cs="Times New Roman"/>
          <w:b/>
          <w:bCs/>
          <w:sz w:val="18"/>
          <w:szCs w:val="18"/>
        </w:rPr>
        <w:t xml:space="preserve"> </w:t>
      </w:r>
      <w:r w:rsidR="00B8508B" w:rsidRPr="007D1846">
        <w:rPr>
          <w:rFonts w:ascii="Times New Roman" w:hAnsi="Times New Roman" w:cs="Times New Roman"/>
          <w:sz w:val="18"/>
          <w:szCs w:val="18"/>
        </w:rPr>
        <w:t>The curve of accuracy rate of three models</w:t>
      </w:r>
    </w:p>
    <w:p w14:paraId="6A7F079A" w14:textId="23614F9C" w:rsidR="00CB6901" w:rsidRPr="007D1846" w:rsidRDefault="006911C6">
      <w:pPr>
        <w:adjustRightInd w:val="0"/>
        <w:spacing w:line="360" w:lineRule="auto"/>
        <w:rPr>
          <w:rFonts w:ascii="Times New Roman" w:hAnsi="Times New Roman" w:cs="Times New Roman"/>
          <w:szCs w:val="21"/>
        </w:rPr>
      </w:pPr>
      <w:r w:rsidRPr="007D1846">
        <w:rPr>
          <w:rFonts w:ascii="Times New Roman" w:hAnsi="Times New Roman" w:cs="Times New Roman" w:hint="eastAsia"/>
          <w:szCs w:val="21"/>
        </w:rPr>
        <w:t xml:space="preserve">2.2  </w:t>
      </w:r>
      <w:r w:rsidR="00B8508B" w:rsidRPr="007D1846">
        <w:rPr>
          <w:rFonts w:ascii="Times New Roman" w:hAnsi="Times New Roman" w:cs="Times New Roman"/>
          <w:szCs w:val="21"/>
        </w:rPr>
        <w:t>VGG_C</w:t>
      </w:r>
      <w:r w:rsidRPr="007D1846">
        <w:rPr>
          <w:rFonts w:ascii="Times New Roman" w:hAnsi="Times New Roman" w:cs="Times New Roman" w:hint="eastAsia"/>
          <w:szCs w:val="21"/>
        </w:rPr>
        <w:t>模型预测结果</w:t>
      </w:r>
    </w:p>
    <w:p w14:paraId="26539123" w14:textId="52946F3D" w:rsidR="00CB6901" w:rsidRPr="007D1846" w:rsidRDefault="006911C6" w:rsidP="002021C4">
      <w:pPr>
        <w:adjustRightInd w:val="0"/>
        <w:spacing w:line="314" w:lineRule="exact"/>
        <w:ind w:firstLineChars="200" w:firstLine="420"/>
        <w:rPr>
          <w:szCs w:val="21"/>
        </w:rPr>
      </w:pPr>
      <w:r w:rsidRPr="007D1846">
        <w:rPr>
          <w:rFonts w:hint="eastAsia"/>
          <w:szCs w:val="21"/>
        </w:rPr>
        <w:t>为进一步评估</w:t>
      </w:r>
      <w:r w:rsidR="00B8508B" w:rsidRPr="007D1846">
        <w:rPr>
          <w:rFonts w:ascii="Times New Roman" w:hAnsi="Times New Roman" w:cs="Times New Roman"/>
          <w:szCs w:val="21"/>
        </w:rPr>
        <w:t>VGG_C</w:t>
      </w:r>
      <w:r w:rsidR="00B8508B" w:rsidRPr="007D1846">
        <w:rPr>
          <w:rFonts w:hint="eastAsia"/>
          <w:szCs w:val="21"/>
        </w:rPr>
        <w:t>柑橘树冠层施药情况分类</w:t>
      </w:r>
      <w:r w:rsidRPr="007D1846">
        <w:rPr>
          <w:rFonts w:hint="eastAsia"/>
          <w:szCs w:val="21"/>
        </w:rPr>
        <w:t>模型</w:t>
      </w:r>
      <w:r w:rsidR="00B8508B" w:rsidRPr="007D1846">
        <w:rPr>
          <w:rFonts w:hint="eastAsia"/>
          <w:szCs w:val="21"/>
        </w:rPr>
        <w:t>对未知标签图像的泛化能力</w:t>
      </w:r>
      <w:r w:rsidRPr="007D1846">
        <w:rPr>
          <w:rFonts w:hint="eastAsia"/>
          <w:szCs w:val="21"/>
        </w:rPr>
        <w:t>，在模型训练完毕且保存成功后，调用已经训练好的模型，反复多次随机抽取验证集中</w:t>
      </w:r>
      <w:r w:rsidR="007F0D67" w:rsidRPr="007137D6">
        <w:rPr>
          <w:rFonts w:ascii="Times New Roman" w:hAnsi="Times New Roman" w:cs="Times New Roman"/>
          <w:szCs w:val="21"/>
          <w:highlight w:val="yellow"/>
        </w:rPr>
        <w:t>648</w:t>
      </w:r>
      <w:r w:rsidRPr="007D1846">
        <w:rPr>
          <w:rFonts w:hint="eastAsia"/>
          <w:szCs w:val="21"/>
        </w:rPr>
        <w:t>张图像的部分图像进行预测，并输出预测结果。图</w:t>
      </w:r>
      <w:r w:rsidR="007F0D67" w:rsidRPr="007137D6">
        <w:rPr>
          <w:rFonts w:ascii="Times New Roman" w:hAnsi="Times New Roman" w:cs="Times New Roman"/>
          <w:szCs w:val="21"/>
          <w:highlight w:val="yellow"/>
        </w:rPr>
        <w:t>6</w:t>
      </w:r>
      <w:r w:rsidRPr="007D1846">
        <w:rPr>
          <w:rFonts w:hint="eastAsia"/>
          <w:szCs w:val="21"/>
        </w:rPr>
        <w:t>所示为预测输出结果示例，每个预测框上方输出预测结果与真实结果，可直观地表现模型的预测结果。预测框如图</w:t>
      </w:r>
      <w:r w:rsidR="007F0D67" w:rsidRPr="007137D6">
        <w:rPr>
          <w:rFonts w:ascii="Times New Roman" w:hAnsi="Times New Roman" w:cs="Times New Roman"/>
          <w:szCs w:val="21"/>
          <w:highlight w:val="yellow"/>
        </w:rPr>
        <w:t>6</w:t>
      </w:r>
      <w:r w:rsidRPr="007D1846">
        <w:rPr>
          <w:rFonts w:ascii="Times New Roman" w:hAnsi="Times New Roman" w:cs="Times New Roman"/>
          <w:szCs w:val="21"/>
        </w:rPr>
        <w:t>（</w:t>
      </w:r>
      <w:r w:rsidRPr="007D1846">
        <w:rPr>
          <w:rFonts w:ascii="Times New Roman" w:hAnsi="Times New Roman" w:cs="Times New Roman"/>
          <w:szCs w:val="21"/>
        </w:rPr>
        <w:t>a</w:t>
      </w:r>
      <w:r w:rsidRPr="007D1846">
        <w:rPr>
          <w:rFonts w:ascii="Times New Roman" w:hAnsi="Times New Roman" w:cs="Times New Roman"/>
          <w:szCs w:val="21"/>
        </w:rPr>
        <w:t>）</w:t>
      </w:r>
      <w:r w:rsidRPr="007D1846">
        <w:rPr>
          <w:rFonts w:hint="eastAsia"/>
          <w:szCs w:val="21"/>
        </w:rPr>
        <w:t>所示：预测结果</w:t>
      </w:r>
      <w:r w:rsidRPr="007D1846">
        <w:rPr>
          <w:rFonts w:ascii="Times New Roman" w:hAnsi="Times New Roman" w:cs="Times New Roman"/>
          <w:szCs w:val="21"/>
        </w:rPr>
        <w:t>（</w:t>
      </w:r>
      <w:r w:rsidRPr="007D1846">
        <w:rPr>
          <w:rFonts w:ascii="Times New Roman" w:hAnsi="Times New Roman" w:cs="Times New Roman"/>
          <w:szCs w:val="21"/>
        </w:rPr>
        <w:t>pred</w:t>
      </w:r>
      <w:r w:rsidRPr="007D1846">
        <w:rPr>
          <w:rFonts w:ascii="Times New Roman" w:hAnsi="Times New Roman" w:cs="Times New Roman"/>
          <w:szCs w:val="21"/>
        </w:rPr>
        <w:t>）</w:t>
      </w:r>
      <w:r w:rsidRPr="007D1846">
        <w:rPr>
          <w:rFonts w:hint="eastAsia"/>
          <w:szCs w:val="21"/>
        </w:rPr>
        <w:t>为未</w:t>
      </w:r>
      <w:r w:rsidR="007D1846">
        <w:rPr>
          <w:rFonts w:hint="eastAsia"/>
          <w:szCs w:val="21"/>
        </w:rPr>
        <w:t>施</w:t>
      </w:r>
      <w:r w:rsidRPr="007D1846">
        <w:rPr>
          <w:rFonts w:hint="eastAsia"/>
          <w:szCs w:val="21"/>
        </w:rPr>
        <w:t>药</w:t>
      </w:r>
      <w:r w:rsidRPr="007D1846">
        <w:rPr>
          <w:rFonts w:ascii="Times New Roman" w:hAnsi="Times New Roman" w:cs="Times New Roman"/>
          <w:szCs w:val="21"/>
        </w:rPr>
        <w:t>（</w:t>
      </w:r>
      <w:r w:rsidRPr="007D1846">
        <w:rPr>
          <w:rFonts w:ascii="Times New Roman" w:hAnsi="Times New Roman" w:cs="Times New Roman"/>
          <w:szCs w:val="21"/>
        </w:rPr>
        <w:t>dry</w:t>
      </w:r>
      <w:r w:rsidRPr="007D1846">
        <w:rPr>
          <w:rFonts w:ascii="Times New Roman" w:hAnsi="Times New Roman" w:cs="Times New Roman"/>
          <w:szCs w:val="21"/>
        </w:rPr>
        <w:t>）</w:t>
      </w:r>
      <w:r w:rsidRPr="007D1846">
        <w:rPr>
          <w:rFonts w:hint="eastAsia"/>
          <w:szCs w:val="21"/>
        </w:rPr>
        <w:t>，实际结果</w:t>
      </w:r>
      <w:r w:rsidRPr="007D1846">
        <w:rPr>
          <w:rFonts w:ascii="Times New Roman" w:hAnsi="Times New Roman" w:cs="Times New Roman"/>
          <w:szCs w:val="21"/>
        </w:rPr>
        <w:t>（</w:t>
      </w:r>
      <w:r w:rsidRPr="007D1846">
        <w:rPr>
          <w:rFonts w:ascii="Times New Roman" w:hAnsi="Times New Roman" w:cs="Times New Roman"/>
          <w:szCs w:val="21"/>
        </w:rPr>
        <w:t>truth</w:t>
      </w:r>
      <w:r w:rsidRPr="007D1846">
        <w:rPr>
          <w:rFonts w:ascii="Times New Roman" w:hAnsi="Times New Roman" w:cs="Times New Roman"/>
          <w:szCs w:val="21"/>
        </w:rPr>
        <w:t>）</w:t>
      </w:r>
      <w:r w:rsidRPr="007D1846">
        <w:rPr>
          <w:rFonts w:hint="eastAsia"/>
          <w:szCs w:val="21"/>
        </w:rPr>
        <w:t>为未</w:t>
      </w:r>
      <w:r w:rsidR="007D1846">
        <w:rPr>
          <w:rFonts w:hint="eastAsia"/>
          <w:szCs w:val="21"/>
        </w:rPr>
        <w:t>施</w:t>
      </w:r>
      <w:r w:rsidRPr="007D1846">
        <w:rPr>
          <w:rFonts w:hint="eastAsia"/>
          <w:szCs w:val="21"/>
        </w:rPr>
        <w:t>药</w:t>
      </w:r>
      <w:r w:rsidRPr="007D1846">
        <w:rPr>
          <w:rFonts w:ascii="Times New Roman" w:hAnsi="Times New Roman" w:cs="Times New Roman"/>
          <w:szCs w:val="21"/>
        </w:rPr>
        <w:t>（</w:t>
      </w:r>
      <w:r w:rsidRPr="007D1846">
        <w:rPr>
          <w:rFonts w:ascii="Times New Roman" w:hAnsi="Times New Roman" w:cs="Times New Roman"/>
          <w:szCs w:val="21"/>
        </w:rPr>
        <w:t>dry</w:t>
      </w:r>
      <w:r w:rsidRPr="007D1846">
        <w:rPr>
          <w:rFonts w:ascii="Times New Roman" w:hAnsi="Times New Roman" w:cs="Times New Roman"/>
          <w:szCs w:val="21"/>
        </w:rPr>
        <w:t>）</w:t>
      </w:r>
      <w:r w:rsidRPr="007D1846">
        <w:rPr>
          <w:rFonts w:hint="eastAsia"/>
          <w:szCs w:val="21"/>
        </w:rPr>
        <w:t>，预测结果为正确；图</w:t>
      </w:r>
      <w:r w:rsidR="007F0D67" w:rsidRPr="007137D6">
        <w:rPr>
          <w:rFonts w:ascii="Times New Roman" w:hAnsi="Times New Roman" w:cs="Times New Roman"/>
          <w:szCs w:val="21"/>
          <w:highlight w:val="yellow"/>
        </w:rPr>
        <w:t>6</w:t>
      </w:r>
      <w:r w:rsidRPr="007D1846">
        <w:rPr>
          <w:rFonts w:ascii="Times New Roman" w:hAnsi="Times New Roman" w:cs="Times New Roman"/>
          <w:szCs w:val="21"/>
        </w:rPr>
        <w:t>（</w:t>
      </w:r>
      <w:r w:rsidRPr="007D1846">
        <w:rPr>
          <w:rFonts w:ascii="Times New Roman" w:hAnsi="Times New Roman" w:cs="Times New Roman"/>
          <w:szCs w:val="21"/>
        </w:rPr>
        <w:t>b</w:t>
      </w:r>
      <w:r w:rsidRPr="007D1846">
        <w:rPr>
          <w:rFonts w:ascii="Times New Roman" w:hAnsi="Times New Roman" w:cs="Times New Roman"/>
          <w:szCs w:val="21"/>
        </w:rPr>
        <w:t>）</w:t>
      </w:r>
      <w:r w:rsidRPr="007D1846">
        <w:rPr>
          <w:rFonts w:hint="eastAsia"/>
          <w:szCs w:val="21"/>
        </w:rPr>
        <w:t>所示：预测结果</w:t>
      </w:r>
      <w:r w:rsidRPr="007D1846">
        <w:rPr>
          <w:rFonts w:ascii="Times New Roman" w:hAnsi="Times New Roman" w:cs="Times New Roman"/>
          <w:szCs w:val="21"/>
        </w:rPr>
        <w:t>（</w:t>
      </w:r>
      <w:r w:rsidRPr="007D1846">
        <w:rPr>
          <w:rFonts w:ascii="Times New Roman" w:hAnsi="Times New Roman" w:cs="Times New Roman"/>
          <w:szCs w:val="21"/>
        </w:rPr>
        <w:t>pred</w:t>
      </w:r>
      <w:r w:rsidRPr="007D1846">
        <w:rPr>
          <w:rFonts w:ascii="Times New Roman" w:hAnsi="Times New Roman" w:cs="Times New Roman"/>
          <w:szCs w:val="21"/>
        </w:rPr>
        <w:t>）</w:t>
      </w:r>
      <w:r w:rsidRPr="007D1846">
        <w:rPr>
          <w:rFonts w:hint="eastAsia"/>
          <w:szCs w:val="21"/>
        </w:rPr>
        <w:t>为已</w:t>
      </w:r>
      <w:r w:rsidR="007D1846">
        <w:rPr>
          <w:rFonts w:hint="eastAsia"/>
          <w:szCs w:val="21"/>
        </w:rPr>
        <w:t>施</w:t>
      </w:r>
      <w:r w:rsidRPr="007D1846">
        <w:rPr>
          <w:rFonts w:hint="eastAsia"/>
          <w:szCs w:val="21"/>
        </w:rPr>
        <w:t>药</w:t>
      </w:r>
      <w:r w:rsidRPr="007D1846">
        <w:rPr>
          <w:rFonts w:ascii="Times New Roman" w:hAnsi="Times New Roman" w:cs="Times New Roman"/>
          <w:szCs w:val="21"/>
        </w:rPr>
        <w:t>（</w:t>
      </w:r>
      <w:r w:rsidRPr="007D1846">
        <w:rPr>
          <w:rFonts w:ascii="Times New Roman" w:hAnsi="Times New Roman" w:cs="Times New Roman"/>
          <w:szCs w:val="21"/>
        </w:rPr>
        <w:t>wet</w:t>
      </w:r>
      <w:r w:rsidRPr="007D1846">
        <w:rPr>
          <w:rFonts w:ascii="Times New Roman" w:hAnsi="Times New Roman" w:cs="Times New Roman"/>
          <w:szCs w:val="21"/>
        </w:rPr>
        <w:t>）</w:t>
      </w:r>
      <w:r w:rsidRPr="007D1846">
        <w:rPr>
          <w:rFonts w:hint="eastAsia"/>
          <w:szCs w:val="21"/>
        </w:rPr>
        <w:t>，实际结果为未</w:t>
      </w:r>
      <w:r w:rsidR="007D1846">
        <w:rPr>
          <w:rFonts w:hint="eastAsia"/>
          <w:szCs w:val="21"/>
        </w:rPr>
        <w:t>施</w:t>
      </w:r>
      <w:r w:rsidRPr="007D1846">
        <w:rPr>
          <w:rFonts w:hint="eastAsia"/>
          <w:szCs w:val="21"/>
        </w:rPr>
        <w:t>药</w:t>
      </w:r>
      <w:r w:rsidRPr="007D1846">
        <w:rPr>
          <w:rFonts w:ascii="Times New Roman" w:hAnsi="Times New Roman" w:cs="Times New Roman"/>
          <w:szCs w:val="21"/>
        </w:rPr>
        <w:t>（</w:t>
      </w:r>
      <w:r w:rsidRPr="007D1846">
        <w:rPr>
          <w:rFonts w:ascii="Times New Roman" w:hAnsi="Times New Roman" w:cs="Times New Roman"/>
          <w:szCs w:val="21"/>
        </w:rPr>
        <w:t>dry</w:t>
      </w:r>
      <w:r w:rsidRPr="007D1846">
        <w:rPr>
          <w:rFonts w:ascii="Times New Roman" w:hAnsi="Times New Roman" w:cs="Times New Roman"/>
          <w:szCs w:val="21"/>
        </w:rPr>
        <w:t>）</w:t>
      </w:r>
      <w:r w:rsidRPr="007D1846">
        <w:rPr>
          <w:rFonts w:hint="eastAsia"/>
          <w:szCs w:val="21"/>
        </w:rPr>
        <w:t>，预测结果为错误。</w:t>
      </w:r>
    </w:p>
    <w:p w14:paraId="6EF3BEA8" w14:textId="3016979B" w:rsidR="00CB6901" w:rsidRPr="007D1846" w:rsidRDefault="00D53125">
      <w:pPr>
        <w:spacing w:line="360" w:lineRule="auto"/>
        <w:jc w:val="center"/>
        <w:rPr>
          <w:sz w:val="24"/>
        </w:rPr>
      </w:pPr>
      <w:commentRangeStart w:id="20"/>
      <w:r>
        <w:rPr>
          <w:noProof/>
          <w:sz w:val="24"/>
        </w:rPr>
        <w:lastRenderedPageBreak/>
        <w:drawing>
          <wp:inline distT="0" distB="0" distL="0" distR="0" wp14:anchorId="6DC2E6C1" wp14:editId="091FAD4C">
            <wp:extent cx="2359293" cy="20196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2423660" cy="2074704"/>
                    </a:xfrm>
                    <a:prstGeom prst="rect">
                      <a:avLst/>
                    </a:prstGeom>
                  </pic:spPr>
                </pic:pic>
              </a:graphicData>
            </a:graphic>
          </wp:inline>
        </w:drawing>
      </w:r>
      <w:commentRangeEnd w:id="20"/>
      <w:r w:rsidR="00242351">
        <w:rPr>
          <w:rStyle w:val="af0"/>
        </w:rPr>
        <w:commentReference w:id="20"/>
      </w:r>
    </w:p>
    <w:p w14:paraId="17E63629" w14:textId="77777777" w:rsidR="00CB6901" w:rsidRPr="007D1846" w:rsidRDefault="006911C6" w:rsidP="0020418A">
      <w:pPr>
        <w:spacing w:line="240" w:lineRule="atLeast"/>
        <w:jc w:val="center"/>
        <w:rPr>
          <w:sz w:val="18"/>
          <w:szCs w:val="18"/>
        </w:rPr>
      </w:pPr>
      <w:r w:rsidRPr="007D1846">
        <w:rPr>
          <w:sz w:val="18"/>
          <w:szCs w:val="18"/>
        </w:rPr>
        <w:t>（</w:t>
      </w:r>
      <w:r w:rsidRPr="007D1846">
        <w:rPr>
          <w:rFonts w:ascii="Times New Roman" w:hAnsi="Times New Roman" w:cs="Times New Roman"/>
          <w:sz w:val="18"/>
          <w:szCs w:val="18"/>
        </w:rPr>
        <w:t>a</w:t>
      </w:r>
      <w:r w:rsidRPr="007D1846">
        <w:rPr>
          <w:sz w:val="18"/>
          <w:szCs w:val="18"/>
        </w:rPr>
        <w:t>）</w:t>
      </w:r>
      <w:r w:rsidRPr="007D1846">
        <w:rPr>
          <w:rFonts w:hint="eastAsia"/>
          <w:sz w:val="18"/>
          <w:szCs w:val="18"/>
        </w:rPr>
        <w:t>正确预测图像</w:t>
      </w:r>
    </w:p>
    <w:p w14:paraId="75B87192" w14:textId="77777777" w:rsidR="00CB6901" w:rsidRPr="007D1846" w:rsidRDefault="006911C6" w:rsidP="0020418A">
      <w:pPr>
        <w:spacing w:line="240" w:lineRule="atLeast"/>
        <w:jc w:val="center"/>
        <w:rPr>
          <w:sz w:val="18"/>
          <w:szCs w:val="18"/>
        </w:rPr>
      </w:pPr>
      <w:r w:rsidRPr="007D1846">
        <w:rPr>
          <w:sz w:val="18"/>
          <w:szCs w:val="18"/>
        </w:rPr>
        <w:t>（</w:t>
      </w:r>
      <w:r w:rsidRPr="007D1846">
        <w:rPr>
          <w:rFonts w:ascii="Times New Roman" w:hAnsi="Times New Roman" w:cs="Times New Roman"/>
          <w:sz w:val="18"/>
          <w:szCs w:val="18"/>
        </w:rPr>
        <w:t>a</w:t>
      </w:r>
      <w:r w:rsidRPr="007D1846">
        <w:rPr>
          <w:sz w:val="18"/>
          <w:szCs w:val="18"/>
        </w:rPr>
        <w:t>）</w:t>
      </w:r>
      <w:r w:rsidRPr="007D1846">
        <w:rPr>
          <w:rFonts w:ascii="Times New Roman" w:hAnsi="Times New Roman" w:cs="Times New Roman"/>
          <w:sz w:val="18"/>
          <w:szCs w:val="18"/>
        </w:rPr>
        <w:t xml:space="preserve"> Correct prediction image</w:t>
      </w:r>
    </w:p>
    <w:p w14:paraId="3FE9F476" w14:textId="77777777" w:rsidR="00CB6901" w:rsidRPr="007D1846" w:rsidRDefault="006911C6">
      <w:pPr>
        <w:spacing w:line="360" w:lineRule="auto"/>
        <w:jc w:val="center"/>
        <w:rPr>
          <w:sz w:val="24"/>
        </w:rPr>
      </w:pPr>
      <w:r w:rsidRPr="007D1846">
        <w:rPr>
          <w:noProof/>
          <w:sz w:val="24"/>
        </w:rPr>
        <w:drawing>
          <wp:inline distT="0" distB="0" distL="114300" distR="114300" wp14:anchorId="28F1E0EA" wp14:editId="624E3E1C">
            <wp:extent cx="2345055" cy="1845310"/>
            <wp:effectExtent l="0" t="0" r="0" b="2540"/>
            <wp:docPr id="9" name="图片 11" descr="456dd52dc8c9f0065c9595935698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456dd52dc8c9f0065c9595935698a59"/>
                    <pic:cNvPicPr>
                      <a:picLocks noChangeAspect="1"/>
                    </pic:cNvPicPr>
                  </pic:nvPicPr>
                  <pic:blipFill>
                    <a:blip r:embed="rId27"/>
                    <a:srcRect l="74321" t="41534" b="23021"/>
                    <a:stretch>
                      <a:fillRect/>
                    </a:stretch>
                  </pic:blipFill>
                  <pic:spPr>
                    <a:xfrm>
                      <a:off x="0" y="0"/>
                      <a:ext cx="2345055" cy="1845310"/>
                    </a:xfrm>
                    <a:prstGeom prst="rect">
                      <a:avLst/>
                    </a:prstGeom>
                    <a:noFill/>
                    <a:ln>
                      <a:noFill/>
                    </a:ln>
                  </pic:spPr>
                </pic:pic>
              </a:graphicData>
            </a:graphic>
          </wp:inline>
        </w:drawing>
      </w:r>
    </w:p>
    <w:p w14:paraId="0D54279D" w14:textId="77777777" w:rsidR="00CB6901" w:rsidRPr="007D1846" w:rsidRDefault="006911C6" w:rsidP="0020418A">
      <w:pPr>
        <w:spacing w:line="240" w:lineRule="atLeast"/>
        <w:jc w:val="center"/>
        <w:rPr>
          <w:sz w:val="18"/>
          <w:szCs w:val="18"/>
        </w:rPr>
      </w:pPr>
      <w:r w:rsidRPr="007D1846">
        <w:rPr>
          <w:rFonts w:ascii="Times New Roman" w:hAnsi="Times New Roman" w:cs="Times New Roman"/>
          <w:sz w:val="18"/>
          <w:szCs w:val="18"/>
        </w:rPr>
        <w:t>（</w:t>
      </w:r>
      <w:r w:rsidRPr="007D1846">
        <w:rPr>
          <w:rFonts w:ascii="Times New Roman" w:hAnsi="Times New Roman" w:cs="Times New Roman"/>
          <w:sz w:val="18"/>
          <w:szCs w:val="18"/>
        </w:rPr>
        <w:t>b</w:t>
      </w:r>
      <w:r w:rsidRPr="007D1846">
        <w:rPr>
          <w:rFonts w:ascii="Times New Roman" w:hAnsi="Times New Roman" w:cs="Times New Roman"/>
          <w:sz w:val="18"/>
          <w:szCs w:val="18"/>
        </w:rPr>
        <w:t>）</w:t>
      </w:r>
      <w:r w:rsidRPr="007D1846">
        <w:rPr>
          <w:rFonts w:hint="eastAsia"/>
          <w:sz w:val="18"/>
          <w:szCs w:val="18"/>
        </w:rPr>
        <w:t xml:space="preserve"> </w:t>
      </w:r>
      <w:r w:rsidRPr="007D1846">
        <w:rPr>
          <w:rFonts w:hint="eastAsia"/>
          <w:sz w:val="18"/>
          <w:szCs w:val="18"/>
        </w:rPr>
        <w:t>错误预测图像</w:t>
      </w:r>
    </w:p>
    <w:p w14:paraId="70807638" w14:textId="77777777" w:rsidR="00CB6901" w:rsidRPr="007D1846" w:rsidRDefault="006911C6" w:rsidP="0020418A">
      <w:pPr>
        <w:spacing w:line="240" w:lineRule="atLeast"/>
        <w:jc w:val="center"/>
        <w:rPr>
          <w:rFonts w:ascii="Times New Roman" w:hAnsi="Times New Roman" w:cs="Times New Roman"/>
          <w:sz w:val="18"/>
          <w:szCs w:val="18"/>
        </w:rPr>
      </w:pPr>
      <w:r w:rsidRPr="007D1846">
        <w:rPr>
          <w:rFonts w:ascii="Times New Roman" w:hAnsi="Times New Roman" w:cs="Times New Roman"/>
          <w:sz w:val="18"/>
          <w:szCs w:val="18"/>
        </w:rPr>
        <w:t>（</w:t>
      </w:r>
      <w:r w:rsidRPr="007D1846">
        <w:rPr>
          <w:rFonts w:ascii="Times New Roman" w:hAnsi="Times New Roman" w:cs="Times New Roman"/>
          <w:sz w:val="18"/>
          <w:szCs w:val="18"/>
        </w:rPr>
        <w:t>b</w:t>
      </w:r>
      <w:r w:rsidRPr="007D1846">
        <w:rPr>
          <w:rFonts w:ascii="Times New Roman" w:hAnsi="Times New Roman" w:cs="Times New Roman"/>
          <w:sz w:val="18"/>
          <w:szCs w:val="18"/>
        </w:rPr>
        <w:t>）</w:t>
      </w:r>
      <w:r w:rsidRPr="007D1846">
        <w:rPr>
          <w:rFonts w:ascii="Times New Roman" w:hAnsi="Times New Roman" w:cs="Times New Roman" w:hint="eastAsia"/>
          <w:sz w:val="18"/>
          <w:szCs w:val="18"/>
        </w:rPr>
        <w:t xml:space="preserve"> </w:t>
      </w:r>
      <w:r w:rsidRPr="007D1846">
        <w:rPr>
          <w:rFonts w:ascii="Times New Roman" w:hAnsi="Times New Roman" w:cs="Times New Roman"/>
          <w:sz w:val="18"/>
          <w:szCs w:val="18"/>
        </w:rPr>
        <w:t>False</w:t>
      </w:r>
      <w:r w:rsidRPr="007D1846">
        <w:rPr>
          <w:rFonts w:ascii="Times New Roman" w:hAnsi="Times New Roman" w:cs="Times New Roman" w:hint="eastAsia"/>
          <w:sz w:val="18"/>
          <w:szCs w:val="18"/>
        </w:rPr>
        <w:t xml:space="preserve"> prediction image</w:t>
      </w:r>
    </w:p>
    <w:p w14:paraId="0B44276D" w14:textId="74EF1C66" w:rsidR="00CB6901" w:rsidRPr="007D1846" w:rsidRDefault="006911C6" w:rsidP="003E074A">
      <w:pPr>
        <w:jc w:val="center"/>
        <w:rPr>
          <w:rFonts w:ascii="Times New Roman" w:hAnsi="Times New Roman" w:cs="Times New Roman"/>
          <w:sz w:val="18"/>
          <w:szCs w:val="18"/>
        </w:rPr>
      </w:pPr>
      <w:r w:rsidRPr="007D1846">
        <w:rPr>
          <w:rFonts w:ascii="Times New Roman" w:hAnsi="Times New Roman" w:cs="Times New Roman" w:hint="eastAsia"/>
          <w:sz w:val="18"/>
          <w:szCs w:val="18"/>
        </w:rPr>
        <w:t>图</w:t>
      </w:r>
      <w:r w:rsidR="00B816E0" w:rsidRPr="007D1846">
        <w:rPr>
          <w:rFonts w:ascii="Times New Roman" w:hAnsi="Times New Roman" w:cs="Times New Roman"/>
          <w:sz w:val="18"/>
          <w:szCs w:val="18"/>
        </w:rPr>
        <w:t>6</w:t>
      </w:r>
      <w:r w:rsidRPr="007D1846">
        <w:rPr>
          <w:rFonts w:ascii="Times New Roman" w:hAnsi="Times New Roman" w:cs="Times New Roman"/>
          <w:sz w:val="18"/>
          <w:szCs w:val="18"/>
        </w:rPr>
        <w:t xml:space="preserve"> </w:t>
      </w:r>
      <w:r w:rsidRPr="007D1846">
        <w:rPr>
          <w:rFonts w:ascii="Times New Roman" w:hAnsi="Times New Roman" w:cs="Times New Roman" w:hint="eastAsia"/>
          <w:sz w:val="18"/>
          <w:szCs w:val="18"/>
        </w:rPr>
        <w:t>预测试验结果示例</w:t>
      </w:r>
    </w:p>
    <w:p w14:paraId="50A9356C" w14:textId="344D618D" w:rsidR="00CB6901" w:rsidRPr="007D1846" w:rsidRDefault="006911C6" w:rsidP="003E074A">
      <w:pPr>
        <w:jc w:val="center"/>
        <w:rPr>
          <w:rFonts w:ascii="宋体" w:hAnsi="宋体"/>
          <w:sz w:val="18"/>
          <w:szCs w:val="18"/>
        </w:rPr>
      </w:pPr>
      <w:r w:rsidRPr="007D1846">
        <w:rPr>
          <w:rFonts w:ascii="Times New Roman" w:hAnsi="Times New Roman" w:cs="Times New Roman"/>
          <w:sz w:val="18"/>
          <w:szCs w:val="18"/>
        </w:rPr>
        <w:t>Fig</w:t>
      </w:r>
      <w:r w:rsidR="00B816E0" w:rsidRPr="007D1846">
        <w:rPr>
          <w:rFonts w:ascii="Times New Roman" w:hAnsi="Times New Roman" w:cs="Times New Roman"/>
          <w:sz w:val="18"/>
          <w:szCs w:val="18"/>
        </w:rPr>
        <w:t>.6</w:t>
      </w:r>
      <w:r w:rsidRPr="007D1846">
        <w:rPr>
          <w:rFonts w:ascii="Times New Roman" w:hAnsi="Times New Roman" w:cs="Times New Roman"/>
          <w:sz w:val="18"/>
          <w:szCs w:val="18"/>
        </w:rPr>
        <w:t xml:space="preserve"> Examples of predictive test results</w:t>
      </w:r>
    </w:p>
    <w:p w14:paraId="06734C40" w14:textId="76817825" w:rsidR="00CB6901" w:rsidRPr="009755CC" w:rsidRDefault="007F0D67" w:rsidP="009755CC">
      <w:pPr>
        <w:rPr>
          <w:szCs w:val="21"/>
        </w:rPr>
      </w:pPr>
      <w:r w:rsidRPr="00070E82">
        <w:rPr>
          <w:rFonts w:ascii="Times New Roman" w:hAnsi="Times New Roman" w:cs="Times New Roman" w:hint="eastAsia"/>
          <w:szCs w:val="21"/>
          <w:highlight w:val="yellow"/>
        </w:rPr>
        <w:t>进行</w:t>
      </w:r>
      <w:r w:rsidRPr="00070E82">
        <w:rPr>
          <w:rFonts w:ascii="Times New Roman" w:hAnsi="Times New Roman" w:cs="Times New Roman"/>
          <w:szCs w:val="21"/>
          <w:highlight w:val="yellow"/>
        </w:rPr>
        <w:t>30</w:t>
      </w:r>
      <w:r w:rsidRPr="00070E82">
        <w:rPr>
          <w:rFonts w:ascii="Times New Roman" w:hAnsi="Times New Roman" w:cs="Times New Roman" w:hint="eastAsia"/>
          <w:szCs w:val="21"/>
          <w:highlight w:val="yellow"/>
        </w:rPr>
        <w:t>次随机抽取，每次抽取验证集中的</w:t>
      </w:r>
      <w:r w:rsidRPr="00070E82">
        <w:rPr>
          <w:rFonts w:ascii="Times New Roman" w:hAnsi="Times New Roman" w:cs="Times New Roman"/>
          <w:szCs w:val="21"/>
          <w:highlight w:val="yellow"/>
        </w:rPr>
        <w:t>12</w:t>
      </w:r>
      <w:r w:rsidRPr="00070E82">
        <w:rPr>
          <w:rFonts w:ascii="Times New Roman" w:hAnsi="Times New Roman" w:cs="Times New Roman" w:hint="eastAsia"/>
          <w:szCs w:val="21"/>
          <w:highlight w:val="yellow"/>
        </w:rPr>
        <w:t>张图片，共</w:t>
      </w:r>
      <w:r w:rsidRPr="00070E82">
        <w:rPr>
          <w:rFonts w:ascii="Times New Roman" w:hAnsi="Times New Roman" w:cs="Times New Roman" w:hint="eastAsia"/>
          <w:szCs w:val="21"/>
          <w:highlight w:val="yellow"/>
        </w:rPr>
        <w:t>3</w:t>
      </w:r>
      <w:r w:rsidRPr="00070E82">
        <w:rPr>
          <w:rFonts w:ascii="Times New Roman" w:hAnsi="Times New Roman" w:cs="Times New Roman"/>
          <w:szCs w:val="21"/>
          <w:highlight w:val="yellow"/>
        </w:rPr>
        <w:t>60</w:t>
      </w:r>
      <w:r w:rsidRPr="00070E82">
        <w:rPr>
          <w:rFonts w:ascii="Times New Roman" w:hAnsi="Times New Roman" w:cs="Times New Roman" w:hint="eastAsia"/>
          <w:szCs w:val="21"/>
          <w:highlight w:val="yellow"/>
        </w:rPr>
        <w:t>张图片</w:t>
      </w:r>
      <w:r w:rsidR="006911C6" w:rsidRPr="007F0D67">
        <w:rPr>
          <w:rFonts w:ascii="Times New Roman" w:hAnsi="Times New Roman" w:cs="Times New Roman" w:hint="eastAsia"/>
          <w:szCs w:val="21"/>
        </w:rPr>
        <w:t>进行</w:t>
      </w:r>
      <w:r w:rsidR="00B8508B" w:rsidRPr="007F0D67">
        <w:rPr>
          <w:rFonts w:ascii="Times New Roman" w:hAnsi="Times New Roman" w:cs="Times New Roman" w:hint="eastAsia"/>
          <w:szCs w:val="21"/>
        </w:rPr>
        <w:t>柑橘树冠层施</w:t>
      </w:r>
      <w:r w:rsidR="00B8508B" w:rsidRPr="007D1846">
        <w:rPr>
          <w:rFonts w:hint="eastAsia"/>
          <w:szCs w:val="21"/>
        </w:rPr>
        <w:t>药情况分类</w:t>
      </w:r>
      <w:r w:rsidR="00C136CE" w:rsidRPr="007D1846">
        <w:rPr>
          <w:rFonts w:hint="eastAsia"/>
          <w:szCs w:val="21"/>
        </w:rPr>
        <w:t>预测</w:t>
      </w:r>
      <w:r w:rsidR="00B8508B" w:rsidRPr="007D1846">
        <w:rPr>
          <w:rFonts w:hint="eastAsia"/>
          <w:szCs w:val="21"/>
        </w:rPr>
        <w:t>试验</w:t>
      </w:r>
      <w:r w:rsidR="006911C6" w:rsidRPr="007D1846">
        <w:rPr>
          <w:rFonts w:hint="eastAsia"/>
          <w:szCs w:val="21"/>
        </w:rPr>
        <w:t>，经统计，</w:t>
      </w:r>
      <w:r w:rsidR="00C136CE" w:rsidRPr="007D1846">
        <w:rPr>
          <w:rFonts w:hint="eastAsia"/>
          <w:szCs w:val="21"/>
        </w:rPr>
        <w:t>分类</w:t>
      </w:r>
      <w:r w:rsidR="00B8508B" w:rsidRPr="007D1846">
        <w:rPr>
          <w:rFonts w:hint="eastAsia"/>
          <w:szCs w:val="21"/>
        </w:rPr>
        <w:t>的</w:t>
      </w:r>
      <w:r w:rsidR="006911C6" w:rsidRPr="007D1846">
        <w:rPr>
          <w:szCs w:val="21"/>
        </w:rPr>
        <w:t>平均准确率为</w:t>
      </w:r>
      <w:r w:rsidR="006911C6" w:rsidRPr="007D1846">
        <w:rPr>
          <w:szCs w:val="21"/>
        </w:rPr>
        <w:t xml:space="preserve"> </w:t>
      </w:r>
      <w:r w:rsidR="006911C6" w:rsidRPr="007D1846">
        <w:rPr>
          <w:rFonts w:ascii="Times New Roman" w:hAnsi="Times New Roman" w:cs="Times New Roman"/>
          <w:szCs w:val="21"/>
        </w:rPr>
        <w:t>96.4%</w:t>
      </w:r>
      <w:r w:rsidR="006911C6" w:rsidRPr="007D1846">
        <w:rPr>
          <w:rFonts w:hint="eastAsia"/>
          <w:szCs w:val="21"/>
        </w:rPr>
        <w:t>，</w:t>
      </w:r>
      <w:r w:rsidR="009755CC" w:rsidRPr="007D1846">
        <w:rPr>
          <w:rFonts w:hint="eastAsia"/>
          <w:szCs w:val="21"/>
        </w:rPr>
        <w:t>进一步</w:t>
      </w:r>
      <w:r w:rsidR="009755CC" w:rsidRPr="009755CC">
        <w:rPr>
          <w:rFonts w:hint="eastAsia"/>
          <w:szCs w:val="21"/>
        </w:rPr>
        <w:t>验证了</w:t>
      </w:r>
      <w:r w:rsidR="009755CC" w:rsidRPr="009755CC">
        <w:rPr>
          <w:rFonts w:hint="eastAsia"/>
          <w:szCs w:val="21"/>
        </w:rPr>
        <w:t>VGG_C</w:t>
      </w:r>
      <w:r w:rsidR="009755CC" w:rsidRPr="009755CC">
        <w:rPr>
          <w:rFonts w:hint="eastAsia"/>
          <w:szCs w:val="21"/>
        </w:rPr>
        <w:t>模型在柑橘树冠层施药情况分类的准确性和有效性</w:t>
      </w:r>
      <w:r w:rsidR="009755CC" w:rsidRPr="007D1846">
        <w:rPr>
          <w:rFonts w:hint="eastAsia"/>
          <w:szCs w:val="21"/>
        </w:rPr>
        <w:t>。</w:t>
      </w:r>
    </w:p>
    <w:p w14:paraId="1040E8D4" w14:textId="3DA805E4" w:rsidR="00CB6901" w:rsidRPr="007D1846" w:rsidRDefault="00242351" w:rsidP="00576CEA">
      <w:pPr>
        <w:adjustRightInd w:val="0"/>
        <w:spacing w:beforeLines="50" w:before="156" w:afterLines="50" w:after="156" w:line="288" w:lineRule="auto"/>
        <w:ind w:left="425"/>
        <w:rPr>
          <w:rFonts w:ascii="黑体" w:eastAsia="黑体" w:hAnsi="黑体" w:cs="黑体"/>
          <w:sz w:val="28"/>
          <w:szCs w:val="28"/>
        </w:rPr>
      </w:pPr>
      <w:r>
        <w:rPr>
          <w:rFonts w:ascii="黑体" w:eastAsia="黑体" w:hAnsi="黑体" w:cs="黑体" w:hint="eastAsia"/>
          <w:sz w:val="28"/>
          <w:szCs w:val="28"/>
        </w:rPr>
        <w:t>3</w:t>
      </w:r>
      <w:r w:rsidR="006254C9" w:rsidRPr="007D1846">
        <w:rPr>
          <w:rFonts w:ascii="黑体" w:eastAsia="黑体" w:hAnsi="黑体" w:cs="黑体" w:hint="eastAsia"/>
          <w:sz w:val="28"/>
          <w:szCs w:val="28"/>
        </w:rPr>
        <w:t>结论</w:t>
      </w:r>
    </w:p>
    <w:p w14:paraId="2530BB9F" w14:textId="0622393A" w:rsidR="00CB6901" w:rsidRPr="007D1846" w:rsidRDefault="006911C6" w:rsidP="00600326">
      <w:pPr>
        <w:spacing w:line="314" w:lineRule="exact"/>
        <w:ind w:firstLine="480"/>
        <w:rPr>
          <w:rFonts w:asciiTheme="minorEastAsia" w:hAnsiTheme="minorEastAsia"/>
          <w:szCs w:val="21"/>
        </w:rPr>
      </w:pPr>
      <w:r w:rsidRPr="007D1846">
        <w:rPr>
          <w:rFonts w:asciiTheme="minorEastAsia" w:hAnsiTheme="minorEastAsia" w:hint="eastAsia"/>
          <w:szCs w:val="21"/>
        </w:rPr>
        <w:t>本研究通过采集模拟常见环境条件下的</w:t>
      </w:r>
      <w:r w:rsidRPr="007D1846">
        <w:rPr>
          <w:rFonts w:ascii="Times New Roman" w:hAnsi="Times New Roman" w:cs="Times New Roman"/>
          <w:szCs w:val="21"/>
        </w:rPr>
        <w:t>324</w:t>
      </w:r>
      <w:r w:rsidRPr="007D1846">
        <w:rPr>
          <w:rFonts w:asciiTheme="minorEastAsia" w:hAnsiTheme="minorEastAsia" w:hint="eastAsia"/>
          <w:szCs w:val="21"/>
        </w:rPr>
        <w:t>张图片热红外图像，并利用数据增强的手段，构建了</w:t>
      </w:r>
      <w:r w:rsidRPr="007D1846">
        <w:rPr>
          <w:rFonts w:ascii="Times New Roman" w:hAnsi="Times New Roman" w:cs="Times New Roman"/>
          <w:szCs w:val="21"/>
        </w:rPr>
        <w:t>3240</w:t>
      </w:r>
      <w:r w:rsidRPr="007D1846">
        <w:rPr>
          <w:rFonts w:asciiTheme="minorEastAsia" w:hAnsiTheme="minorEastAsia" w:hint="eastAsia"/>
          <w:szCs w:val="21"/>
        </w:rPr>
        <w:t>张的</w:t>
      </w:r>
      <w:r w:rsidR="004611EC" w:rsidRPr="007D1846">
        <w:rPr>
          <w:rFonts w:asciiTheme="minorEastAsia" w:hAnsiTheme="minorEastAsia" w:hint="eastAsia"/>
          <w:szCs w:val="21"/>
        </w:rPr>
        <w:t>柑橘树冠层热红外图像</w:t>
      </w:r>
      <w:r w:rsidRPr="007D1846">
        <w:rPr>
          <w:rFonts w:asciiTheme="minorEastAsia" w:hAnsiTheme="minorEastAsia" w:hint="eastAsia"/>
          <w:szCs w:val="21"/>
        </w:rPr>
        <w:t>数据集。</w:t>
      </w:r>
      <w:r w:rsidR="004611EC" w:rsidRPr="007D1846">
        <w:rPr>
          <w:rFonts w:asciiTheme="minorEastAsia" w:hAnsiTheme="minorEastAsia" w:hint="eastAsia"/>
          <w:szCs w:val="21"/>
        </w:rPr>
        <w:t>提出一种基于小规模数据集的柑橘树冠层施药情况分类模型—</w:t>
      </w:r>
      <w:r w:rsidR="004611EC" w:rsidRPr="007D1846">
        <w:rPr>
          <w:rFonts w:ascii="Times New Roman" w:hAnsi="Times New Roman" w:cs="Times New Roman"/>
          <w:szCs w:val="21"/>
        </w:rPr>
        <w:t>VGG_C</w:t>
      </w:r>
      <w:r w:rsidR="004611EC" w:rsidRPr="007D1846">
        <w:rPr>
          <w:rFonts w:asciiTheme="minorEastAsia" w:hAnsiTheme="minorEastAsia" w:hint="eastAsia"/>
          <w:szCs w:val="21"/>
        </w:rPr>
        <w:t>模型，通过与</w:t>
      </w:r>
      <w:r w:rsidR="004611EC" w:rsidRPr="007D1846">
        <w:rPr>
          <w:rFonts w:ascii="Times New Roman" w:hAnsi="Times New Roman" w:cs="Times New Roman"/>
          <w:szCs w:val="21"/>
        </w:rPr>
        <w:t>Resnet</w:t>
      </w:r>
      <w:r w:rsidR="004611EC" w:rsidRPr="007D1846">
        <w:rPr>
          <w:rFonts w:asciiTheme="minorEastAsia" w:hAnsiTheme="minorEastAsia" w:hint="eastAsia"/>
          <w:szCs w:val="21"/>
        </w:rPr>
        <w:t>和</w:t>
      </w:r>
      <w:r w:rsidR="004611EC" w:rsidRPr="007D1846">
        <w:rPr>
          <w:rFonts w:ascii="Times New Roman" w:hAnsi="Times New Roman" w:cs="Times New Roman"/>
          <w:szCs w:val="21"/>
        </w:rPr>
        <w:t>VGG</w:t>
      </w:r>
      <w:r w:rsidR="004611EC" w:rsidRPr="007D1846">
        <w:rPr>
          <w:rFonts w:asciiTheme="minorEastAsia" w:hAnsiTheme="minorEastAsia" w:hint="eastAsia"/>
          <w:szCs w:val="21"/>
        </w:rPr>
        <w:t>模型的对比试验，得出结论如下：</w:t>
      </w:r>
    </w:p>
    <w:p w14:paraId="69FA0A69" w14:textId="534673D4" w:rsidR="004611EC" w:rsidRPr="007D1846" w:rsidRDefault="004611EC" w:rsidP="00600326">
      <w:pPr>
        <w:spacing w:line="314" w:lineRule="exact"/>
        <w:ind w:firstLine="480"/>
        <w:rPr>
          <w:rFonts w:asciiTheme="minorEastAsia" w:hAnsiTheme="minorEastAsia"/>
          <w:szCs w:val="21"/>
        </w:rPr>
      </w:pPr>
      <w:r w:rsidRPr="007D1846">
        <w:rPr>
          <w:rFonts w:asciiTheme="minorEastAsia" w:hAnsiTheme="minorEastAsia" w:hint="eastAsia"/>
          <w:szCs w:val="21"/>
        </w:rPr>
        <w:t>1）</w:t>
      </w:r>
      <w:r w:rsidRPr="007D1846">
        <w:rPr>
          <w:rFonts w:ascii="Times New Roman" w:hAnsi="Times New Roman" w:cs="Times New Roman"/>
          <w:szCs w:val="21"/>
        </w:rPr>
        <w:t>VGG_C</w:t>
      </w:r>
      <w:r w:rsidRPr="007D1846">
        <w:rPr>
          <w:rFonts w:asciiTheme="minorEastAsia" w:hAnsiTheme="minorEastAsia" w:hint="eastAsia"/>
          <w:szCs w:val="21"/>
        </w:rPr>
        <w:t>模型以</w:t>
      </w:r>
      <w:r w:rsidRPr="007D1846">
        <w:rPr>
          <w:rFonts w:ascii="Times New Roman" w:hAnsi="Times New Roman" w:cs="Times New Roman"/>
          <w:szCs w:val="21"/>
        </w:rPr>
        <w:t>VGG</w:t>
      </w:r>
      <w:r w:rsidRPr="007D1846">
        <w:rPr>
          <w:rFonts w:asciiTheme="minorEastAsia" w:hAnsiTheme="minorEastAsia" w:hint="eastAsia"/>
          <w:szCs w:val="21"/>
        </w:rPr>
        <w:t>模型结构为设计思想，通过多层卷积操作提取柑橘树冠层热红外图像的局部细节特征，结合多层</w:t>
      </w:r>
      <w:r w:rsidR="00825B66" w:rsidRPr="007D1846">
        <w:rPr>
          <w:rFonts w:asciiTheme="minorEastAsia" w:hAnsiTheme="minorEastAsia" w:hint="eastAsia"/>
          <w:szCs w:val="21"/>
        </w:rPr>
        <w:t>池化操作融合生成全局整体信息，针对数据量少导致过拟合的问题，在网络输出端创新</w:t>
      </w:r>
      <w:r w:rsidR="003275D0" w:rsidRPr="007D1846">
        <w:rPr>
          <w:rFonts w:asciiTheme="minorEastAsia" w:hAnsiTheme="minorEastAsia" w:hint="eastAsia"/>
          <w:szCs w:val="21"/>
        </w:rPr>
        <w:t>性</w:t>
      </w:r>
      <w:r w:rsidR="00825B66" w:rsidRPr="007D1846">
        <w:rPr>
          <w:rFonts w:asciiTheme="minorEastAsia" w:hAnsiTheme="minorEastAsia" w:hint="eastAsia"/>
          <w:szCs w:val="21"/>
        </w:rPr>
        <w:t>加入不确定性度量计算，排除过拟合产生的无效信息对模型精度的影响，有效提高模型在小规模数据集下对柑橘冠层施药情况的精准分类。</w:t>
      </w:r>
    </w:p>
    <w:p w14:paraId="491F2AF8" w14:textId="50D66062" w:rsidR="00825B66" w:rsidRPr="007D1846" w:rsidRDefault="006911C6" w:rsidP="00825B66">
      <w:pPr>
        <w:spacing w:line="314" w:lineRule="exact"/>
        <w:ind w:firstLine="480"/>
        <w:rPr>
          <w:rFonts w:asciiTheme="minorEastAsia" w:hAnsiTheme="minorEastAsia"/>
          <w:szCs w:val="21"/>
        </w:rPr>
      </w:pPr>
      <w:r w:rsidRPr="007D1846">
        <w:rPr>
          <w:rFonts w:asciiTheme="minorEastAsia" w:hAnsiTheme="minorEastAsia" w:hint="eastAsia"/>
          <w:szCs w:val="21"/>
        </w:rPr>
        <w:t>2）</w:t>
      </w:r>
      <w:r w:rsidRPr="007D1846">
        <w:rPr>
          <w:rFonts w:ascii="Times New Roman" w:hAnsi="Times New Roman" w:cs="Times New Roman"/>
          <w:szCs w:val="21"/>
        </w:rPr>
        <w:t>VGG_C</w:t>
      </w:r>
      <w:r w:rsidRPr="007D1846">
        <w:rPr>
          <w:rFonts w:asciiTheme="minorEastAsia" w:hAnsiTheme="minorEastAsia" w:hint="eastAsia"/>
          <w:szCs w:val="21"/>
        </w:rPr>
        <w:t>模型准确率可达</w:t>
      </w:r>
      <w:r w:rsidRPr="007D1846">
        <w:rPr>
          <w:rFonts w:ascii="Times New Roman" w:hAnsi="Times New Roman" w:cs="Times New Roman"/>
          <w:szCs w:val="21"/>
        </w:rPr>
        <w:t>95.3%</w:t>
      </w:r>
      <w:r w:rsidRPr="007D1846">
        <w:rPr>
          <w:rFonts w:asciiTheme="minorEastAsia" w:hAnsiTheme="minorEastAsia" w:hint="eastAsia"/>
          <w:szCs w:val="21"/>
        </w:rPr>
        <w:t>，验证集的平均准确率为</w:t>
      </w:r>
      <w:r w:rsidRPr="007D1846">
        <w:rPr>
          <w:rFonts w:ascii="Times New Roman" w:hAnsi="Times New Roman" w:cs="Times New Roman"/>
          <w:szCs w:val="21"/>
        </w:rPr>
        <w:t>96.4%</w:t>
      </w:r>
      <w:r w:rsidRPr="007D1846">
        <w:rPr>
          <w:rFonts w:asciiTheme="minorEastAsia" w:hAnsiTheme="minorEastAsia" w:hint="eastAsia"/>
          <w:szCs w:val="21"/>
        </w:rPr>
        <w:t>，</w:t>
      </w:r>
      <w:r w:rsidR="00C136CE" w:rsidRPr="007D1846">
        <w:rPr>
          <w:rFonts w:asciiTheme="minorEastAsia" w:hAnsiTheme="minorEastAsia" w:hint="eastAsia"/>
          <w:szCs w:val="21"/>
        </w:rPr>
        <w:t>模型分类效果</w:t>
      </w:r>
      <w:r w:rsidRPr="007D1846">
        <w:rPr>
          <w:rFonts w:asciiTheme="minorEastAsia" w:hAnsiTheme="minorEastAsia" w:hint="eastAsia"/>
          <w:szCs w:val="21"/>
        </w:rPr>
        <w:t>优于</w:t>
      </w:r>
      <w:r w:rsidR="00C136CE" w:rsidRPr="007D1846">
        <w:rPr>
          <w:rFonts w:asciiTheme="minorEastAsia" w:hAnsiTheme="minorEastAsia" w:hint="eastAsia"/>
          <w:szCs w:val="21"/>
        </w:rPr>
        <w:t>传统的</w:t>
      </w:r>
      <w:r w:rsidRPr="007D1846">
        <w:rPr>
          <w:rFonts w:ascii="Times New Roman" w:hAnsi="Times New Roman" w:cs="Times New Roman"/>
          <w:szCs w:val="21"/>
        </w:rPr>
        <w:t>Resnet</w:t>
      </w:r>
      <w:r w:rsidRPr="007D1846">
        <w:rPr>
          <w:rFonts w:asciiTheme="minorEastAsia" w:hAnsiTheme="minorEastAsia" w:cs="Times New Roman" w:hint="eastAsia"/>
          <w:szCs w:val="21"/>
        </w:rPr>
        <w:t>模型</w:t>
      </w:r>
      <w:r w:rsidR="00C136CE" w:rsidRPr="007D1846">
        <w:rPr>
          <w:rFonts w:asciiTheme="minorEastAsia" w:hAnsiTheme="minorEastAsia" w:cs="Times New Roman" w:hint="eastAsia"/>
          <w:szCs w:val="21"/>
        </w:rPr>
        <w:t>和</w:t>
      </w:r>
      <w:r w:rsidR="00C136CE" w:rsidRPr="007D1846">
        <w:rPr>
          <w:rFonts w:ascii="Times New Roman" w:hAnsi="Times New Roman" w:cs="Times New Roman"/>
          <w:szCs w:val="21"/>
        </w:rPr>
        <w:t>VGG</w:t>
      </w:r>
      <w:r w:rsidR="00C136CE" w:rsidRPr="007D1846">
        <w:rPr>
          <w:rFonts w:asciiTheme="minorEastAsia" w:hAnsiTheme="minorEastAsia" w:cs="Times New Roman" w:hint="eastAsia"/>
          <w:szCs w:val="21"/>
        </w:rPr>
        <w:t>模型</w:t>
      </w:r>
      <w:r w:rsidRPr="007D1846">
        <w:rPr>
          <w:rFonts w:asciiTheme="minorEastAsia" w:hAnsiTheme="minorEastAsia" w:hint="eastAsia"/>
          <w:szCs w:val="21"/>
        </w:rPr>
        <w:t>，表明了</w:t>
      </w:r>
      <w:r w:rsidRPr="007D1846">
        <w:rPr>
          <w:rFonts w:ascii="Times New Roman" w:hAnsi="Times New Roman" w:cs="Times New Roman"/>
          <w:szCs w:val="21"/>
        </w:rPr>
        <w:t>VGG_C</w:t>
      </w:r>
      <w:r w:rsidRPr="007D1846">
        <w:rPr>
          <w:rFonts w:asciiTheme="minorEastAsia" w:hAnsiTheme="minorEastAsia" w:hint="eastAsia"/>
          <w:szCs w:val="21"/>
        </w:rPr>
        <w:t>模型对于判断柑橘树冠层热红外图像</w:t>
      </w:r>
      <w:r w:rsidR="00C136CE" w:rsidRPr="007D1846">
        <w:rPr>
          <w:rFonts w:asciiTheme="minorEastAsia" w:hAnsiTheme="minorEastAsia" w:hint="eastAsia"/>
          <w:szCs w:val="21"/>
        </w:rPr>
        <w:t>未</w:t>
      </w:r>
      <w:r w:rsidRPr="007D1846">
        <w:rPr>
          <w:rFonts w:asciiTheme="minorEastAsia" w:hAnsiTheme="minorEastAsia" w:hint="eastAsia"/>
          <w:szCs w:val="21"/>
        </w:rPr>
        <w:t>喷药和</w:t>
      </w:r>
      <w:r w:rsidR="00C136CE" w:rsidRPr="007D1846">
        <w:rPr>
          <w:rFonts w:asciiTheme="minorEastAsia" w:hAnsiTheme="minorEastAsia" w:hint="eastAsia"/>
          <w:szCs w:val="21"/>
        </w:rPr>
        <w:t>已</w:t>
      </w:r>
      <w:r w:rsidRPr="007D1846">
        <w:rPr>
          <w:rFonts w:asciiTheme="minorEastAsia" w:hAnsiTheme="minorEastAsia" w:hint="eastAsia"/>
          <w:szCs w:val="21"/>
        </w:rPr>
        <w:t>喷药的施药情况具有更为准确的分类效果。</w:t>
      </w:r>
    </w:p>
    <w:p w14:paraId="35E06815" w14:textId="77777777" w:rsidR="00CB6901" w:rsidRDefault="006911C6" w:rsidP="00825B66">
      <w:pPr>
        <w:spacing w:line="314" w:lineRule="exact"/>
        <w:ind w:firstLine="480"/>
        <w:rPr>
          <w:rFonts w:asciiTheme="minorEastAsia" w:hAnsiTheme="minorEastAsia"/>
          <w:szCs w:val="21"/>
        </w:rPr>
      </w:pPr>
      <w:r w:rsidRPr="007D1846">
        <w:rPr>
          <w:rFonts w:asciiTheme="minorEastAsia" w:hAnsiTheme="minorEastAsia" w:hint="eastAsia"/>
          <w:szCs w:val="21"/>
        </w:rPr>
        <w:lastRenderedPageBreak/>
        <w:t>本文的研究成果可以辅助柑橘果园的管理，帮助减少农药资源的浪费和柑橘果园管理的人力物力财力资源的消耗。该模型可通过增加采集图像的数量，完善样本数据，并在不断的测试中优化已经搭建的卷积神经网络结构，对网络参数进行调整，得到准确率更高，更能够适应农业应用的卷积神经网络结构，为柑橘果园乃至整个农业的发展提供一定的参考依</w:t>
      </w:r>
      <w:r w:rsidR="007D1846" w:rsidRPr="007D1846">
        <w:rPr>
          <w:rFonts w:asciiTheme="minorEastAsia" w:hAnsiTheme="minorEastAsia" w:hint="eastAsia"/>
          <w:szCs w:val="21"/>
        </w:rPr>
        <w:t>据。</w:t>
      </w:r>
    </w:p>
    <w:p w14:paraId="6A6821DE" w14:textId="77777777" w:rsidR="005C3E74" w:rsidRDefault="005C3E74" w:rsidP="005C3E74">
      <w:pPr>
        <w:spacing w:line="314" w:lineRule="exact"/>
        <w:rPr>
          <w:rFonts w:asciiTheme="minorEastAsia" w:hAnsiTheme="minorEastAsia"/>
          <w:szCs w:val="21"/>
        </w:rPr>
      </w:pPr>
    </w:p>
    <w:p w14:paraId="60D662DE" w14:textId="37E8272D" w:rsidR="005C3E74" w:rsidRDefault="005C3E74" w:rsidP="005C3E74">
      <w:pPr>
        <w:spacing w:line="314" w:lineRule="exact"/>
        <w:rPr>
          <w:rFonts w:asciiTheme="minorEastAsia" w:hAnsiTheme="minorEastAsia"/>
          <w:szCs w:val="21"/>
        </w:rPr>
      </w:pPr>
      <w:r>
        <w:rPr>
          <w:rFonts w:asciiTheme="minorEastAsia" w:hAnsiTheme="minorEastAsia" w:hint="eastAsia"/>
          <w:szCs w:val="21"/>
        </w:rPr>
        <w:t>参考文献：</w:t>
      </w:r>
    </w:p>
    <w:p w14:paraId="10BA8CDF" w14:textId="4B3C7DAC" w:rsidR="005C3E74" w:rsidRPr="007D1846" w:rsidRDefault="005C3E74" w:rsidP="005C3E74">
      <w:pPr>
        <w:adjustRightInd w:val="0"/>
        <w:spacing w:line="360" w:lineRule="auto"/>
        <w:ind w:left="240" w:hangingChars="100" w:hanging="240"/>
        <w:rPr>
          <w:rFonts w:ascii="宋体" w:hAnsi="宋体"/>
          <w:sz w:val="24"/>
        </w:rPr>
      </w:pPr>
      <w:r w:rsidRPr="007D1846">
        <w:rPr>
          <w:rFonts w:ascii="Times New Roman" w:hAnsi="Times New Roman" w:cs="Times New Roman"/>
          <w:sz w:val="24"/>
        </w:rPr>
        <w:t>[1]</w:t>
      </w:r>
      <w:r w:rsidRPr="007D1846">
        <w:rPr>
          <w:rFonts w:hint="eastAsia"/>
        </w:rPr>
        <w:t xml:space="preserve"> </w:t>
      </w:r>
      <w:r w:rsidRPr="007D1846">
        <w:rPr>
          <w:rFonts w:ascii="宋体" w:hAnsi="宋体" w:hint="eastAsia"/>
          <w:sz w:val="24"/>
        </w:rPr>
        <w:t>兰玉彬,朱梓豪,邓小玲,等.基于无人机高光谱遥感的柑橘黄龙病植株的监测与分类[J].农业工程学报,2019,35(3):92-100.</w:t>
      </w:r>
    </w:p>
    <w:p w14:paraId="5FBB1024" w14:textId="77777777" w:rsidR="005C3E74" w:rsidRPr="007D1846" w:rsidRDefault="005C3E74" w:rsidP="005C3E74">
      <w:pPr>
        <w:adjustRightInd w:val="0"/>
        <w:spacing w:line="360" w:lineRule="auto"/>
        <w:ind w:left="240" w:hangingChars="100" w:hanging="240"/>
        <w:rPr>
          <w:rFonts w:ascii="宋体" w:hAnsi="宋体"/>
          <w:sz w:val="24"/>
        </w:rPr>
      </w:pPr>
      <w:r w:rsidRPr="007D1846">
        <w:rPr>
          <w:rFonts w:ascii="Times New Roman" w:hAnsi="Times New Roman" w:cs="Times New Roman"/>
          <w:sz w:val="24"/>
        </w:rPr>
        <w:t>[2]</w:t>
      </w:r>
      <w:r w:rsidRPr="007D1846">
        <w:rPr>
          <w:rFonts w:ascii="宋体" w:hAnsi="宋体"/>
          <w:sz w:val="24"/>
        </w:rPr>
        <w:t>陆健强,林佳翰,邓小玲,</w:t>
      </w:r>
      <w:r w:rsidRPr="007D1846">
        <w:rPr>
          <w:rFonts w:ascii="宋体" w:hAnsi="宋体" w:hint="eastAsia"/>
          <w:sz w:val="24"/>
        </w:rPr>
        <w:t>等</w:t>
      </w:r>
      <w:r w:rsidRPr="007D1846">
        <w:rPr>
          <w:rFonts w:ascii="宋体" w:hAnsi="宋体"/>
          <w:sz w:val="24"/>
        </w:rPr>
        <w:t>.多尺度特征融合的柑橘冠层施药沉积量分类模型[J].农业工程学报,2020,36(23):70-76.</w:t>
      </w:r>
    </w:p>
    <w:p w14:paraId="266719B5" w14:textId="6254073C" w:rsidR="005C3E74" w:rsidRPr="007D1846" w:rsidRDefault="005C3E74" w:rsidP="005C3E74">
      <w:pPr>
        <w:spacing w:line="360" w:lineRule="auto"/>
        <w:ind w:left="480" w:hangingChars="200" w:hanging="480"/>
        <w:rPr>
          <w:rFonts w:ascii="Times New Roman" w:hAnsi="Times New Roman" w:cs="Times New Roman"/>
          <w:bCs/>
          <w:sz w:val="24"/>
        </w:rPr>
      </w:pPr>
      <w:bookmarkStart w:id="21" w:name="_Hlk39569879"/>
      <w:r w:rsidRPr="007D1846">
        <w:rPr>
          <w:rFonts w:ascii="Times New Roman" w:hAnsi="Times New Roman" w:cs="Times New Roman"/>
          <w:bCs/>
          <w:sz w:val="24"/>
        </w:rPr>
        <w:t xml:space="preserve">[3]GAO J </w:t>
      </w:r>
      <w:bookmarkEnd w:id="21"/>
      <w:r w:rsidRPr="007D1846">
        <w:rPr>
          <w:rFonts w:ascii="Times New Roman" w:hAnsi="Times New Roman" w:cs="Times New Roman"/>
          <w:bCs/>
          <w:sz w:val="24"/>
        </w:rPr>
        <w:t xml:space="preserve">F, FRENCH A P, POUND M P, </w:t>
      </w:r>
      <w:r w:rsidR="003A038E">
        <w:rPr>
          <w:rFonts w:ascii="Times New Roman" w:hAnsi="Times New Roman" w:cs="Times New Roman"/>
          <w:bCs/>
          <w:sz w:val="24"/>
        </w:rPr>
        <w:t>et al</w:t>
      </w:r>
      <w:r w:rsidRPr="007D1846">
        <w:rPr>
          <w:rFonts w:ascii="Times New Roman" w:hAnsi="Times New Roman" w:cs="Times New Roman"/>
          <w:bCs/>
          <w:sz w:val="24"/>
        </w:rPr>
        <w:t>. Deep convolutional neural networks for image-based Convolvulus sepium detection in sugar beet fields.[J]. Plant Methods,2020,16(9):</w:t>
      </w:r>
      <w:r w:rsidRPr="007D1846">
        <w:rPr>
          <w:rFonts w:ascii="Arial" w:hAnsi="Arial" w:cs="Arial"/>
          <w:sz w:val="20"/>
          <w:szCs w:val="20"/>
          <w:shd w:val="clear" w:color="auto" w:fill="FFFFFF"/>
        </w:rPr>
        <w:t>108-116</w:t>
      </w:r>
      <w:r w:rsidRPr="007D1846">
        <w:rPr>
          <w:rFonts w:ascii="Times New Roman" w:hAnsi="Times New Roman" w:cs="Times New Roman"/>
          <w:bCs/>
          <w:sz w:val="24"/>
        </w:rPr>
        <w:t>.</w:t>
      </w:r>
    </w:p>
    <w:p w14:paraId="5C520C6B" w14:textId="266CF98B" w:rsidR="005C3E74" w:rsidRPr="007D1846" w:rsidRDefault="005C3E74" w:rsidP="005C3E74">
      <w:pPr>
        <w:spacing w:line="360" w:lineRule="auto"/>
        <w:ind w:left="480" w:hangingChars="200" w:hanging="480"/>
        <w:rPr>
          <w:bCs/>
          <w:sz w:val="24"/>
        </w:rPr>
      </w:pPr>
      <w:bookmarkStart w:id="22" w:name="_Hlk39569916"/>
      <w:r w:rsidRPr="007D1846">
        <w:rPr>
          <w:rFonts w:ascii="Times New Roman" w:hAnsi="Times New Roman" w:cs="Times New Roman"/>
          <w:bCs/>
          <w:sz w:val="24"/>
        </w:rPr>
        <w:t>[4]STEINMETZ M</w:t>
      </w:r>
      <w:bookmarkEnd w:id="22"/>
      <w:r w:rsidRPr="007D1846">
        <w:rPr>
          <w:rFonts w:ascii="Times New Roman" w:hAnsi="Times New Roman" w:cs="Times New Roman"/>
          <w:bCs/>
          <w:sz w:val="24"/>
        </w:rPr>
        <w:t xml:space="preserve">, SOOSTEN D, HUMMEL J, </w:t>
      </w:r>
      <w:r w:rsidR="003A038E">
        <w:rPr>
          <w:rFonts w:ascii="Times New Roman" w:hAnsi="Times New Roman" w:cs="Times New Roman"/>
          <w:bCs/>
          <w:sz w:val="24"/>
        </w:rPr>
        <w:t>et al</w:t>
      </w:r>
      <w:r w:rsidRPr="007D1846">
        <w:rPr>
          <w:rFonts w:ascii="Times New Roman" w:hAnsi="Times New Roman" w:cs="Times New Roman"/>
          <w:bCs/>
          <w:sz w:val="24"/>
        </w:rPr>
        <w:t>. Validation of the RumiWatch Converter V0.7.4.5 classification accuracy for the automatic monitoring of behavioural characteristics in dairy cows.[J]. Archives of Animal Nutrition,2020,74(2):164-172.</w:t>
      </w:r>
    </w:p>
    <w:p w14:paraId="52B352A4" w14:textId="6AAE02CD" w:rsidR="005C3E74" w:rsidRPr="007D1846" w:rsidRDefault="005C3E74" w:rsidP="005C3E74">
      <w:pPr>
        <w:spacing w:line="360" w:lineRule="auto"/>
        <w:ind w:left="360" w:hangingChars="150" w:hanging="360"/>
        <w:jc w:val="left"/>
        <w:rPr>
          <w:rFonts w:ascii="宋体" w:hAnsi="宋体"/>
          <w:sz w:val="24"/>
        </w:rPr>
      </w:pPr>
      <w:r w:rsidRPr="007D1846">
        <w:rPr>
          <w:rFonts w:ascii="Times New Roman" w:hAnsi="Times New Roman" w:cs="Times New Roman"/>
          <w:sz w:val="24"/>
        </w:rPr>
        <w:t>[5]</w:t>
      </w:r>
      <w:r w:rsidRPr="007D1846">
        <w:rPr>
          <w:rFonts w:hint="eastAsia"/>
        </w:rPr>
        <w:t xml:space="preserve"> </w:t>
      </w:r>
      <w:r w:rsidRPr="007D1846">
        <w:rPr>
          <w:rFonts w:ascii="宋体" w:hAnsi="宋体" w:hint="eastAsia"/>
          <w:sz w:val="24"/>
        </w:rPr>
        <w:t>姜红花,张传银,张昭,等.基于Mask R-CNN的玉米田间杂草检测方法[J].农业机械学报,2020,51(6):220-228.</w:t>
      </w:r>
    </w:p>
    <w:p w14:paraId="44763B63" w14:textId="2F5B298E" w:rsidR="005C3E74" w:rsidRPr="007D1846" w:rsidRDefault="005C3E74" w:rsidP="005C3E74">
      <w:pPr>
        <w:spacing w:line="360" w:lineRule="auto"/>
        <w:ind w:left="360" w:hangingChars="150" w:hanging="360"/>
        <w:jc w:val="left"/>
        <w:rPr>
          <w:rFonts w:ascii="宋体" w:hAnsi="宋体"/>
          <w:sz w:val="24"/>
        </w:rPr>
      </w:pPr>
      <w:r w:rsidRPr="007D1846">
        <w:rPr>
          <w:rFonts w:ascii="Times New Roman" w:hAnsi="Times New Roman" w:cs="Times New Roman"/>
          <w:sz w:val="24"/>
        </w:rPr>
        <w:t>[6]</w:t>
      </w:r>
      <w:r w:rsidRPr="007D1846">
        <w:rPr>
          <w:rFonts w:ascii="宋体" w:hAnsi="宋体"/>
          <w:sz w:val="24"/>
        </w:rPr>
        <w:t>何志谦,胡明海,丁黎明,</w:t>
      </w:r>
      <w:r w:rsidRPr="007D1846">
        <w:rPr>
          <w:rFonts w:ascii="宋体" w:hAnsi="宋体" w:hint="eastAsia"/>
          <w:sz w:val="24"/>
        </w:rPr>
        <w:t>等</w:t>
      </w:r>
      <w:r w:rsidRPr="007D1846">
        <w:rPr>
          <w:rFonts w:ascii="宋体" w:hAnsi="宋体"/>
          <w:sz w:val="24"/>
        </w:rPr>
        <w:t>.基于智能四旋翼农业喷药机器人的设计与实现[J].山西电子技术</w:t>
      </w:r>
      <w:bookmarkStart w:id="23" w:name="_Hlk61272787"/>
      <w:r w:rsidRPr="007D1846">
        <w:rPr>
          <w:rFonts w:ascii="宋体" w:hAnsi="宋体"/>
          <w:sz w:val="24"/>
        </w:rPr>
        <w:t>,2020(1):15-17.</w:t>
      </w:r>
      <w:bookmarkEnd w:id="23"/>
    </w:p>
    <w:p w14:paraId="06D12EB1" w14:textId="77777777" w:rsidR="005C3E74" w:rsidRPr="007D1846" w:rsidRDefault="005C3E74" w:rsidP="005C3E74">
      <w:pPr>
        <w:spacing w:line="360" w:lineRule="auto"/>
        <w:ind w:left="480" w:hangingChars="200" w:hanging="480"/>
        <w:rPr>
          <w:rFonts w:ascii="宋体" w:hAnsi="宋体"/>
          <w:sz w:val="24"/>
        </w:rPr>
      </w:pPr>
      <w:r w:rsidRPr="007D1846">
        <w:rPr>
          <w:rFonts w:ascii="Times New Roman" w:hAnsi="Times New Roman" w:cs="Times New Roman"/>
          <w:sz w:val="24"/>
        </w:rPr>
        <w:t>[7]</w:t>
      </w:r>
      <w:r w:rsidRPr="007D1846">
        <w:rPr>
          <w:rFonts w:ascii="宋体" w:hAnsi="宋体"/>
          <w:sz w:val="24"/>
        </w:rPr>
        <w:t>李乐,刘玉倩.基于大数据的农业智能机器人开发[J].农机化研究,2019,41(11):221-224.</w:t>
      </w:r>
    </w:p>
    <w:p w14:paraId="21F8FB18" w14:textId="77777777" w:rsidR="005C3E74" w:rsidRPr="007D1846" w:rsidRDefault="005C3E74" w:rsidP="005C3E74">
      <w:pPr>
        <w:widowControl/>
        <w:spacing w:line="360" w:lineRule="auto"/>
        <w:ind w:left="240" w:hangingChars="100" w:hanging="240"/>
        <w:rPr>
          <w:rFonts w:ascii="Times New Roman" w:hAnsi="Times New Roman" w:cs="Times New Roman"/>
          <w:kern w:val="0"/>
          <w:sz w:val="24"/>
        </w:rPr>
      </w:pPr>
      <w:r w:rsidRPr="007D1846">
        <w:rPr>
          <w:rFonts w:ascii="Times New Roman" w:hAnsi="Times New Roman" w:cs="Times New Roman"/>
          <w:kern w:val="0"/>
          <w:sz w:val="24"/>
        </w:rPr>
        <w:t xml:space="preserve">[8] KISLAYA A </w:t>
      </w:r>
      <w:r w:rsidRPr="007D1846">
        <w:rPr>
          <w:rFonts w:ascii="Times New Roman" w:hAnsi="Times New Roman" w:cs="Times New Roman" w:hint="eastAsia"/>
          <w:kern w:val="0"/>
          <w:sz w:val="24"/>
        </w:rPr>
        <w:t>,</w:t>
      </w:r>
      <w:r w:rsidRPr="007D1846">
        <w:rPr>
          <w:rFonts w:ascii="Times New Roman" w:hAnsi="Times New Roman" w:cs="Times New Roman"/>
          <w:kern w:val="0"/>
          <w:sz w:val="24"/>
        </w:rPr>
        <w:t>GOUTAM R. An autonomous UAV for pesticide spraying[J].</w:t>
      </w:r>
      <w:r w:rsidRPr="007D1846">
        <w:t xml:space="preserve"> </w:t>
      </w:r>
      <w:r w:rsidRPr="007D1846">
        <w:rPr>
          <w:rFonts w:ascii="Times New Roman" w:hAnsi="Times New Roman" w:cs="Times New Roman"/>
          <w:kern w:val="0"/>
          <w:sz w:val="24"/>
        </w:rPr>
        <w:t>International Journal of Trend in Scientific Research and Development, 2019, 3(3):986-990.</w:t>
      </w:r>
    </w:p>
    <w:p w14:paraId="67C5836F" w14:textId="200D49E6" w:rsidR="005C3E74" w:rsidRPr="007D1846" w:rsidRDefault="005C3E74" w:rsidP="005C3E74">
      <w:pPr>
        <w:spacing w:line="360" w:lineRule="auto"/>
        <w:ind w:left="480" w:hangingChars="200" w:hanging="480"/>
        <w:rPr>
          <w:rFonts w:ascii="Times New Roman" w:hAnsi="Times New Roman" w:cs="Times New Roman"/>
          <w:sz w:val="24"/>
        </w:rPr>
      </w:pPr>
      <w:r w:rsidRPr="007D1846">
        <w:rPr>
          <w:rFonts w:ascii="Times New Roman" w:hAnsi="Times New Roman" w:cs="Times New Roman"/>
          <w:sz w:val="24"/>
        </w:rPr>
        <w:t>[9] RICARDO A D, SERGIO T D J, MARCELO C F. Deposit of pesticides without and with adjuvants on citrus seedlings following different intervals of artificial rain[J]. Cienc</w:t>
      </w:r>
      <w:r w:rsidR="00242351">
        <w:rPr>
          <w:rFonts w:ascii="Times New Roman" w:hAnsi="Times New Roman" w:cs="Times New Roman"/>
          <w:sz w:val="24"/>
        </w:rPr>
        <w:t>ia</w:t>
      </w:r>
      <w:r w:rsidRPr="007D1846">
        <w:rPr>
          <w:rFonts w:ascii="Times New Roman" w:hAnsi="Times New Roman" w:cs="Times New Roman"/>
          <w:sz w:val="24"/>
        </w:rPr>
        <w:t xml:space="preserve"> Rural,2016,46(1):13-19.</w:t>
      </w:r>
    </w:p>
    <w:p w14:paraId="1F50309D" w14:textId="2AF4C9BE" w:rsidR="005C3E74" w:rsidRDefault="005C3E74" w:rsidP="005C3E74">
      <w:pPr>
        <w:spacing w:line="360" w:lineRule="auto"/>
        <w:ind w:left="480" w:hangingChars="200" w:hanging="480"/>
        <w:rPr>
          <w:rFonts w:ascii="宋体" w:hAnsi="宋体"/>
          <w:sz w:val="24"/>
        </w:rPr>
      </w:pPr>
      <w:r w:rsidRPr="007D1846">
        <w:rPr>
          <w:rFonts w:ascii="Times New Roman" w:hAnsi="Times New Roman" w:cs="Times New Roman"/>
          <w:sz w:val="24"/>
        </w:rPr>
        <w:t>[10]</w:t>
      </w:r>
      <w:r w:rsidRPr="007D1846">
        <w:rPr>
          <w:rFonts w:ascii="宋体" w:hAnsi="宋体"/>
          <w:sz w:val="24"/>
        </w:rPr>
        <w:t>奉山森,张燕,樊军庆,</w:t>
      </w:r>
      <w:r w:rsidRPr="007D1846">
        <w:rPr>
          <w:rFonts w:ascii="宋体" w:hAnsi="宋体" w:hint="eastAsia"/>
          <w:sz w:val="24"/>
        </w:rPr>
        <w:t>等</w:t>
      </w:r>
      <w:r w:rsidRPr="007D1846">
        <w:rPr>
          <w:rFonts w:ascii="宋体" w:hAnsi="宋体"/>
          <w:sz w:val="24"/>
        </w:rPr>
        <w:t>.基于单片机的农药喷洒机械自动调平系统设计[J].农机化研究,2014,36(11):104-107.</w:t>
      </w:r>
    </w:p>
    <w:p w14:paraId="0BEC3ED7" w14:textId="3DFCCDFC" w:rsidR="003A038E" w:rsidRPr="007D1846" w:rsidRDefault="003A038E" w:rsidP="005C3E74">
      <w:pPr>
        <w:spacing w:line="360" w:lineRule="auto"/>
        <w:ind w:left="480" w:hangingChars="200" w:hanging="480"/>
        <w:rPr>
          <w:rFonts w:ascii="宋体" w:hAnsi="宋体"/>
          <w:sz w:val="24"/>
        </w:rPr>
      </w:pPr>
      <w:r w:rsidRPr="003A038E">
        <w:rPr>
          <w:rFonts w:ascii="Times New Roman" w:hAnsi="Times New Roman" w:cs="Times New Roman"/>
          <w:sz w:val="24"/>
        </w:rPr>
        <w:lastRenderedPageBreak/>
        <w:t>[11]</w:t>
      </w:r>
      <w:r w:rsidRPr="003A038E">
        <w:rPr>
          <w:rFonts w:ascii="Times New Roman" w:hAnsi="Times New Roman" w:cs="Times New Roman"/>
          <w:color w:val="111111"/>
          <w:sz w:val="17"/>
          <w:szCs w:val="17"/>
          <w:shd w:val="clear" w:color="auto" w:fill="FFFFFF"/>
        </w:rPr>
        <w:t xml:space="preserve"> </w:t>
      </w:r>
      <w:r w:rsidRPr="00576CEA">
        <w:rPr>
          <w:rFonts w:ascii="Times New Roman" w:hAnsi="Times New Roman" w:cs="Times New Roman"/>
          <w:caps/>
          <w:sz w:val="24"/>
        </w:rPr>
        <w:t>Wang</w:t>
      </w:r>
      <w:r w:rsidRPr="003A038E">
        <w:rPr>
          <w:rFonts w:ascii="Times New Roman" w:hAnsi="Times New Roman" w:cs="Times New Roman"/>
          <w:sz w:val="24"/>
        </w:rPr>
        <w:t xml:space="preserve"> J, L</w:t>
      </w:r>
      <w:r w:rsidR="00242351">
        <w:rPr>
          <w:rFonts w:ascii="Times New Roman" w:hAnsi="Times New Roman" w:cs="Times New Roman" w:hint="eastAsia"/>
          <w:sz w:val="24"/>
        </w:rPr>
        <w:t>AN</w:t>
      </w:r>
      <w:r w:rsidRPr="003A038E">
        <w:rPr>
          <w:rFonts w:ascii="Times New Roman" w:hAnsi="Times New Roman" w:cs="Times New Roman"/>
          <w:sz w:val="24"/>
        </w:rPr>
        <w:t xml:space="preserve"> Y B, Y</w:t>
      </w:r>
      <w:r w:rsidR="00242351">
        <w:rPr>
          <w:rFonts w:ascii="Times New Roman" w:hAnsi="Times New Roman" w:cs="Times New Roman" w:hint="eastAsia"/>
          <w:sz w:val="24"/>
        </w:rPr>
        <w:t>AO</w:t>
      </w:r>
      <w:r w:rsidRPr="003A038E">
        <w:rPr>
          <w:rFonts w:ascii="Times New Roman" w:hAnsi="Times New Roman" w:cs="Times New Roman"/>
          <w:sz w:val="24"/>
        </w:rPr>
        <w:t xml:space="preserve"> W X, et al.  Aerial spraying application of multi-rotor unmanned aerial vehicle on areca trees.  International Journal Precision Agricultural Aviation, 2020</w:t>
      </w:r>
      <w:r w:rsidR="00C0083E">
        <w:rPr>
          <w:rFonts w:ascii="Times New Roman" w:hAnsi="Times New Roman" w:cs="Times New Roman" w:hint="eastAsia"/>
          <w:sz w:val="24"/>
        </w:rPr>
        <w:t xml:space="preserve">, </w:t>
      </w:r>
      <w:r w:rsidRPr="003A038E">
        <w:rPr>
          <w:rFonts w:ascii="Times New Roman" w:hAnsi="Times New Roman" w:cs="Times New Roman"/>
          <w:sz w:val="24"/>
        </w:rPr>
        <w:t>3(4): 51–64.</w:t>
      </w:r>
    </w:p>
    <w:p w14:paraId="6265B11A" w14:textId="4143C9E8" w:rsidR="005C3E74" w:rsidRPr="007D1846" w:rsidRDefault="005C3E74" w:rsidP="005C3E74">
      <w:pPr>
        <w:spacing w:line="360" w:lineRule="auto"/>
        <w:ind w:left="360" w:hangingChars="150" w:hanging="360"/>
        <w:rPr>
          <w:rFonts w:ascii="宋体" w:hAnsi="宋体"/>
          <w:sz w:val="24"/>
        </w:rPr>
      </w:pPr>
      <w:r w:rsidRPr="007D1846">
        <w:rPr>
          <w:rFonts w:ascii="Times New Roman" w:hAnsi="Times New Roman" w:cs="Times New Roman"/>
          <w:sz w:val="24"/>
        </w:rPr>
        <w:t>[1</w:t>
      </w:r>
      <w:r w:rsidR="003A038E">
        <w:rPr>
          <w:rFonts w:ascii="Times New Roman" w:hAnsi="Times New Roman" w:cs="Times New Roman"/>
          <w:sz w:val="24"/>
        </w:rPr>
        <w:t>2</w:t>
      </w:r>
      <w:r w:rsidRPr="007D1846">
        <w:rPr>
          <w:rFonts w:ascii="Times New Roman" w:hAnsi="Times New Roman" w:cs="Times New Roman"/>
          <w:sz w:val="24"/>
        </w:rPr>
        <w:t>]</w:t>
      </w:r>
      <w:r w:rsidRPr="007D1846">
        <w:rPr>
          <w:rFonts w:ascii="宋体" w:hAnsi="宋体"/>
          <w:sz w:val="24"/>
        </w:rPr>
        <w:t>周建民,周其显,刘燕德,</w:t>
      </w:r>
      <w:r w:rsidRPr="007D1846">
        <w:rPr>
          <w:rFonts w:ascii="宋体" w:hAnsi="宋体" w:hint="eastAsia"/>
          <w:sz w:val="24"/>
        </w:rPr>
        <w:t>等</w:t>
      </w:r>
      <w:r w:rsidRPr="007D1846">
        <w:rPr>
          <w:rFonts w:ascii="宋体" w:hAnsi="宋体"/>
          <w:sz w:val="24"/>
        </w:rPr>
        <w:t>.红外成像技术在农产品加工自动化中的应用[J].中国农机化,2010(6):69-72.</w:t>
      </w:r>
    </w:p>
    <w:p w14:paraId="724829E1" w14:textId="60A59136" w:rsidR="005C3E74" w:rsidRPr="007D1846" w:rsidRDefault="005C3E74" w:rsidP="005C3E74">
      <w:pPr>
        <w:spacing w:line="360" w:lineRule="auto"/>
        <w:ind w:left="480" w:hangingChars="200" w:hanging="480"/>
        <w:rPr>
          <w:rFonts w:ascii="宋体" w:hAnsi="宋体"/>
          <w:bCs/>
          <w:sz w:val="24"/>
        </w:rPr>
      </w:pPr>
      <w:r w:rsidRPr="007D1846">
        <w:rPr>
          <w:rFonts w:ascii="Times New Roman" w:hAnsi="Times New Roman" w:cs="Times New Roman"/>
          <w:bCs/>
          <w:sz w:val="24"/>
        </w:rPr>
        <w:t>[1</w:t>
      </w:r>
      <w:r w:rsidR="003A038E">
        <w:rPr>
          <w:rFonts w:ascii="Times New Roman" w:hAnsi="Times New Roman" w:cs="Times New Roman"/>
          <w:bCs/>
          <w:sz w:val="24"/>
        </w:rPr>
        <w:t>3</w:t>
      </w:r>
      <w:r w:rsidRPr="007D1846">
        <w:rPr>
          <w:rFonts w:ascii="Times New Roman" w:hAnsi="Times New Roman" w:cs="Times New Roman"/>
          <w:bCs/>
          <w:sz w:val="24"/>
        </w:rPr>
        <w:t>]</w:t>
      </w:r>
      <w:r w:rsidRPr="007D1846">
        <w:rPr>
          <w:rFonts w:ascii="宋体" w:hAnsi="宋体" w:hint="eastAsia"/>
          <w:bCs/>
          <w:sz w:val="24"/>
        </w:rPr>
        <w:t>张小雨,孙宏勇,王艳哲,等.应用基于红外热画像技术的CWSI简化算法判断作物水分状态[J].中国农业气象,2013,34(5):569-575.</w:t>
      </w:r>
    </w:p>
    <w:p w14:paraId="557B8B1B" w14:textId="449821E2" w:rsidR="005C3E74" w:rsidRPr="007D1846" w:rsidRDefault="005C3E74" w:rsidP="005C3E74">
      <w:pPr>
        <w:spacing w:line="360" w:lineRule="auto"/>
        <w:ind w:left="480" w:hangingChars="200" w:hanging="480"/>
        <w:rPr>
          <w:rFonts w:ascii="宋体" w:hAnsi="宋体"/>
          <w:bCs/>
          <w:sz w:val="24"/>
        </w:rPr>
      </w:pPr>
      <w:r w:rsidRPr="007D1846">
        <w:rPr>
          <w:rFonts w:ascii="Times New Roman" w:hAnsi="Times New Roman" w:cs="Times New Roman"/>
          <w:bCs/>
          <w:sz w:val="24"/>
        </w:rPr>
        <w:t>[1</w:t>
      </w:r>
      <w:r w:rsidR="003A038E">
        <w:rPr>
          <w:rFonts w:ascii="Times New Roman" w:hAnsi="Times New Roman" w:cs="Times New Roman"/>
          <w:bCs/>
          <w:sz w:val="24"/>
        </w:rPr>
        <w:t>4</w:t>
      </w:r>
      <w:r w:rsidRPr="007D1846">
        <w:rPr>
          <w:rFonts w:ascii="Times New Roman" w:hAnsi="Times New Roman" w:cs="Times New Roman"/>
          <w:bCs/>
          <w:sz w:val="24"/>
        </w:rPr>
        <w:t>]</w:t>
      </w:r>
      <w:r w:rsidRPr="007D1846">
        <w:rPr>
          <w:rFonts w:ascii="宋体" w:hAnsi="宋体" w:hint="eastAsia"/>
          <w:bCs/>
          <w:sz w:val="24"/>
        </w:rPr>
        <w:t>张京,何雄奎,宋坚利,等.无人驾驶直升机航空喷雾参数对雾滴沉积的影响[J].农业机械学报,2012,43(12):94-96.</w:t>
      </w:r>
    </w:p>
    <w:p w14:paraId="7F947A13" w14:textId="32C98E41" w:rsidR="005C3E74" w:rsidRPr="007D1846" w:rsidRDefault="005C3E74" w:rsidP="005C3E74">
      <w:pPr>
        <w:spacing w:line="360" w:lineRule="auto"/>
        <w:rPr>
          <w:rFonts w:ascii="宋体" w:hAnsi="宋体"/>
          <w:sz w:val="24"/>
        </w:rPr>
      </w:pPr>
      <w:r w:rsidRPr="007D1846">
        <w:rPr>
          <w:rFonts w:ascii="Times New Roman" w:hAnsi="Times New Roman" w:cs="Times New Roman"/>
          <w:sz w:val="24"/>
        </w:rPr>
        <w:t>[1</w:t>
      </w:r>
      <w:r w:rsidR="003A038E">
        <w:rPr>
          <w:rFonts w:ascii="Times New Roman" w:hAnsi="Times New Roman" w:cs="Times New Roman"/>
          <w:sz w:val="24"/>
        </w:rPr>
        <w:t>5</w:t>
      </w:r>
      <w:r w:rsidRPr="007D1846">
        <w:rPr>
          <w:rFonts w:ascii="Times New Roman" w:hAnsi="Times New Roman" w:cs="Times New Roman"/>
          <w:sz w:val="24"/>
        </w:rPr>
        <w:t>]</w:t>
      </w:r>
      <w:r w:rsidRPr="007D1846">
        <w:rPr>
          <w:rFonts w:ascii="宋体" w:hAnsi="宋体"/>
          <w:sz w:val="24"/>
        </w:rPr>
        <w:t>尚垚睿. 人脸部件的提取和分类方法研究[D].中国人民公安大学,2019.</w:t>
      </w:r>
    </w:p>
    <w:p w14:paraId="7E1C20FC" w14:textId="4AC0ACD8" w:rsidR="005C3E74" w:rsidRPr="007D1846" w:rsidRDefault="005C3E74" w:rsidP="005C3E74">
      <w:pPr>
        <w:spacing w:line="360" w:lineRule="auto"/>
        <w:ind w:left="480" w:hangingChars="200" w:hanging="480"/>
        <w:rPr>
          <w:rFonts w:ascii="宋体" w:hAnsi="宋体"/>
          <w:bCs/>
          <w:sz w:val="24"/>
        </w:rPr>
      </w:pPr>
      <w:r w:rsidRPr="007D1846">
        <w:rPr>
          <w:rFonts w:ascii="Times New Roman" w:hAnsi="Times New Roman" w:cs="Times New Roman"/>
          <w:bCs/>
          <w:sz w:val="24"/>
        </w:rPr>
        <w:t>[1</w:t>
      </w:r>
      <w:r w:rsidR="003A038E">
        <w:rPr>
          <w:rFonts w:ascii="Times New Roman" w:hAnsi="Times New Roman" w:cs="Times New Roman"/>
          <w:bCs/>
          <w:sz w:val="24"/>
        </w:rPr>
        <w:t>6</w:t>
      </w:r>
      <w:r w:rsidRPr="007D1846">
        <w:rPr>
          <w:rFonts w:ascii="Times New Roman" w:hAnsi="Times New Roman" w:cs="Times New Roman"/>
          <w:bCs/>
          <w:sz w:val="24"/>
        </w:rPr>
        <w:t>]</w:t>
      </w:r>
      <w:r w:rsidRPr="007D1846">
        <w:rPr>
          <w:rFonts w:ascii="宋体" w:hAnsi="宋体" w:hint="eastAsia"/>
          <w:bCs/>
          <w:sz w:val="24"/>
        </w:rPr>
        <w:t>吴穗岚,陈乐,曾涛.基于卷积神经网络的膝关节炎患者的膝盖红外图像分类[J].中国计量大学学报,2019,30(2):185-190.</w:t>
      </w:r>
    </w:p>
    <w:p w14:paraId="182A6DF1" w14:textId="64B0B48A" w:rsidR="005C3E74" w:rsidRPr="007D1846" w:rsidRDefault="005C3E74" w:rsidP="005C3E74">
      <w:pPr>
        <w:spacing w:line="360" w:lineRule="auto"/>
        <w:ind w:left="480" w:hangingChars="200" w:hanging="480"/>
        <w:rPr>
          <w:rFonts w:ascii="宋体" w:hAnsi="宋体"/>
          <w:sz w:val="24"/>
        </w:rPr>
      </w:pPr>
      <w:bookmarkStart w:id="24" w:name="_Hlk39565281"/>
      <w:r w:rsidRPr="007D1846">
        <w:rPr>
          <w:rFonts w:ascii="Times New Roman" w:hAnsi="Times New Roman" w:cs="Times New Roman"/>
          <w:sz w:val="24"/>
        </w:rPr>
        <w:t>[1</w:t>
      </w:r>
      <w:r w:rsidR="003A038E">
        <w:rPr>
          <w:rFonts w:ascii="Times New Roman" w:hAnsi="Times New Roman" w:cs="Times New Roman"/>
          <w:sz w:val="24"/>
        </w:rPr>
        <w:t>7</w:t>
      </w:r>
      <w:r w:rsidRPr="007D1846">
        <w:rPr>
          <w:rFonts w:ascii="Times New Roman" w:hAnsi="Times New Roman" w:cs="Times New Roman"/>
          <w:sz w:val="24"/>
        </w:rPr>
        <w:t>]</w:t>
      </w:r>
      <w:r w:rsidRPr="007D1846">
        <w:rPr>
          <w:rFonts w:ascii="宋体" w:hAnsi="宋体"/>
          <w:sz w:val="24"/>
        </w:rPr>
        <w:t>穆文秀</w:t>
      </w:r>
      <w:bookmarkEnd w:id="24"/>
      <w:r w:rsidRPr="007D1846">
        <w:rPr>
          <w:rFonts w:ascii="宋体" w:hAnsi="宋体"/>
          <w:sz w:val="24"/>
        </w:rPr>
        <w:t>,洪蕾,王瀚.基于机器学习的智能昆虫分目识别算法应用[J].数字技术与应用,2018,36(11):118-119.</w:t>
      </w:r>
    </w:p>
    <w:p w14:paraId="2EC87CE9" w14:textId="5CB3A758" w:rsidR="005C3E74" w:rsidRPr="007D1846" w:rsidRDefault="005C3E74" w:rsidP="005C3E74">
      <w:pPr>
        <w:spacing w:line="360" w:lineRule="auto"/>
        <w:ind w:left="480" w:hangingChars="200" w:hanging="480"/>
        <w:rPr>
          <w:rFonts w:ascii="宋体" w:hAnsi="宋体"/>
          <w:bCs/>
          <w:sz w:val="24"/>
        </w:rPr>
      </w:pPr>
      <w:r w:rsidRPr="007D1846">
        <w:rPr>
          <w:rFonts w:ascii="Times New Roman" w:hAnsi="Times New Roman" w:cs="Times New Roman"/>
          <w:bCs/>
          <w:sz w:val="24"/>
        </w:rPr>
        <w:t>[1</w:t>
      </w:r>
      <w:r w:rsidR="003A038E">
        <w:rPr>
          <w:rFonts w:ascii="Times New Roman" w:hAnsi="Times New Roman" w:cs="Times New Roman"/>
          <w:bCs/>
          <w:sz w:val="24"/>
        </w:rPr>
        <w:t>8</w:t>
      </w:r>
      <w:r w:rsidRPr="007D1846">
        <w:rPr>
          <w:rFonts w:ascii="Times New Roman" w:hAnsi="Times New Roman" w:cs="Times New Roman"/>
          <w:bCs/>
          <w:sz w:val="24"/>
        </w:rPr>
        <w:t>]</w:t>
      </w:r>
      <w:r w:rsidRPr="007D1846">
        <w:rPr>
          <w:rFonts w:ascii="宋体" w:hAnsi="宋体" w:hint="eastAsia"/>
          <w:bCs/>
          <w:sz w:val="24"/>
        </w:rPr>
        <w:t>左羽,陶倩,吴恋,等.基于卷积神经网络的植物图像分类方法研究[J].物联网技术,2020,10(3):72-75.</w:t>
      </w:r>
    </w:p>
    <w:p w14:paraId="5C6CBFA0" w14:textId="7327C2BE" w:rsidR="005C3E74" w:rsidRPr="007D1846" w:rsidRDefault="005C3E74" w:rsidP="005C3E74">
      <w:pPr>
        <w:spacing w:line="360" w:lineRule="auto"/>
        <w:ind w:left="480" w:hangingChars="200" w:hanging="480"/>
        <w:rPr>
          <w:rFonts w:ascii="宋体" w:hAnsi="宋体"/>
          <w:bCs/>
          <w:sz w:val="24"/>
        </w:rPr>
      </w:pPr>
      <w:r w:rsidRPr="007D1846">
        <w:rPr>
          <w:rFonts w:ascii="Times New Roman" w:hAnsi="Times New Roman" w:cs="Times New Roman"/>
          <w:bCs/>
          <w:sz w:val="24"/>
        </w:rPr>
        <w:t>[1</w:t>
      </w:r>
      <w:r w:rsidR="003A038E">
        <w:rPr>
          <w:rFonts w:ascii="Times New Roman" w:hAnsi="Times New Roman" w:cs="Times New Roman"/>
          <w:bCs/>
          <w:sz w:val="24"/>
        </w:rPr>
        <w:t>9</w:t>
      </w:r>
      <w:r w:rsidRPr="007D1846">
        <w:rPr>
          <w:rFonts w:ascii="Times New Roman" w:hAnsi="Times New Roman" w:cs="Times New Roman"/>
          <w:bCs/>
          <w:sz w:val="24"/>
        </w:rPr>
        <w:t>]</w:t>
      </w:r>
      <w:r w:rsidRPr="007D1846">
        <w:rPr>
          <w:rFonts w:ascii="宋体" w:hAnsi="宋体" w:hint="eastAsia"/>
          <w:bCs/>
          <w:sz w:val="24"/>
        </w:rPr>
        <w:t>崔洲涓,安军社,崔天舒.基于多层深度卷积特征的抗遮挡实时跟踪算法[J].光学学报,2019,39(7):229-242.</w:t>
      </w:r>
    </w:p>
    <w:p w14:paraId="530033D1" w14:textId="315D4D31" w:rsidR="005C3E74" w:rsidRPr="007D1846" w:rsidRDefault="005C3E74" w:rsidP="00576CEA">
      <w:pPr>
        <w:spacing w:line="360" w:lineRule="auto"/>
        <w:rPr>
          <w:rFonts w:ascii="宋体" w:hAnsi="宋体"/>
          <w:sz w:val="24"/>
        </w:rPr>
      </w:pPr>
      <w:r w:rsidRPr="007D1846">
        <w:rPr>
          <w:rFonts w:ascii="Times New Roman" w:hAnsi="Times New Roman" w:cs="Times New Roman"/>
          <w:sz w:val="24"/>
        </w:rPr>
        <w:t>[</w:t>
      </w:r>
      <w:r w:rsidR="003A038E">
        <w:rPr>
          <w:rFonts w:ascii="Times New Roman" w:hAnsi="Times New Roman" w:cs="Times New Roman"/>
          <w:sz w:val="24"/>
        </w:rPr>
        <w:t>20</w:t>
      </w:r>
      <w:r w:rsidRPr="007D1846">
        <w:rPr>
          <w:rFonts w:ascii="Times New Roman" w:hAnsi="Times New Roman" w:cs="Times New Roman"/>
          <w:sz w:val="24"/>
        </w:rPr>
        <w:t>]</w:t>
      </w:r>
      <w:r w:rsidRPr="007D1846">
        <w:rPr>
          <w:rFonts w:ascii="宋体" w:hAnsi="宋体"/>
          <w:sz w:val="24"/>
        </w:rPr>
        <w:t>徐超. 基于深度学习的信用卡逾期风险预测的方法研究与实现[D].</w:t>
      </w:r>
      <w:r w:rsidR="00C0083E">
        <w:rPr>
          <w:rFonts w:ascii="宋体" w:hAnsi="宋体" w:hint="eastAsia"/>
          <w:sz w:val="24"/>
        </w:rPr>
        <w:t>苏州：</w:t>
      </w:r>
      <w:r w:rsidRPr="007D1846">
        <w:rPr>
          <w:rFonts w:ascii="宋体" w:hAnsi="宋体"/>
          <w:sz w:val="24"/>
        </w:rPr>
        <w:t>苏州大学,2016.</w:t>
      </w:r>
    </w:p>
    <w:p w14:paraId="49D0B8D5" w14:textId="24E18716" w:rsidR="005C3E74" w:rsidRPr="007D1846" w:rsidRDefault="005C3E74" w:rsidP="005C3E74">
      <w:pPr>
        <w:spacing w:line="360" w:lineRule="auto"/>
        <w:ind w:left="480" w:hangingChars="200" w:hanging="480"/>
        <w:rPr>
          <w:rFonts w:ascii="宋体" w:hAnsi="宋体"/>
          <w:sz w:val="24"/>
        </w:rPr>
      </w:pPr>
      <w:r w:rsidRPr="007D1846">
        <w:rPr>
          <w:rFonts w:ascii="Times New Roman" w:hAnsi="Times New Roman" w:cs="Times New Roman"/>
          <w:sz w:val="24"/>
        </w:rPr>
        <w:t>[2</w:t>
      </w:r>
      <w:r w:rsidR="003A038E">
        <w:rPr>
          <w:rFonts w:ascii="Times New Roman" w:hAnsi="Times New Roman" w:cs="Times New Roman"/>
          <w:sz w:val="24"/>
        </w:rPr>
        <w:t>1</w:t>
      </w:r>
      <w:r w:rsidRPr="007D1846">
        <w:rPr>
          <w:rFonts w:ascii="Times New Roman" w:hAnsi="Times New Roman" w:cs="Times New Roman"/>
          <w:sz w:val="24"/>
        </w:rPr>
        <w:t>]</w:t>
      </w:r>
      <w:r w:rsidRPr="007D1846">
        <w:rPr>
          <w:rFonts w:ascii="宋体" w:hAnsi="宋体"/>
          <w:sz w:val="24"/>
        </w:rPr>
        <w:t>张伟. 基于深度卷积神经网络自学习特征的地表覆盖分类研究[D].</w:t>
      </w:r>
      <w:r w:rsidR="00C0083E">
        <w:rPr>
          <w:rFonts w:ascii="宋体" w:hAnsi="宋体"/>
          <w:sz w:val="24"/>
        </w:rPr>
        <w:t>北京</w:t>
      </w:r>
      <w:r w:rsidR="00C0083E">
        <w:rPr>
          <w:rFonts w:ascii="宋体" w:hAnsi="宋体" w:hint="eastAsia"/>
          <w:sz w:val="24"/>
        </w:rPr>
        <w:t>：</w:t>
      </w:r>
      <w:r w:rsidRPr="007D1846">
        <w:rPr>
          <w:rFonts w:ascii="宋体" w:hAnsi="宋体"/>
          <w:sz w:val="24"/>
        </w:rPr>
        <w:t>中国科学院大学,2017.</w:t>
      </w:r>
    </w:p>
    <w:p w14:paraId="674FB066" w14:textId="2B6D1AE4" w:rsidR="005C3E74" w:rsidRPr="007D1846" w:rsidRDefault="005C3E74" w:rsidP="005C3E74">
      <w:pPr>
        <w:spacing w:line="360" w:lineRule="auto"/>
        <w:ind w:left="480" w:hangingChars="200" w:hanging="480"/>
        <w:rPr>
          <w:rFonts w:ascii="宋体" w:hAnsi="宋体"/>
          <w:sz w:val="24"/>
        </w:rPr>
      </w:pPr>
      <w:r w:rsidRPr="007D1846">
        <w:rPr>
          <w:rFonts w:ascii="Times New Roman" w:hAnsi="Times New Roman" w:cs="Times New Roman"/>
          <w:sz w:val="24"/>
        </w:rPr>
        <w:t>[2</w:t>
      </w:r>
      <w:r w:rsidR="003A038E">
        <w:rPr>
          <w:rFonts w:ascii="Times New Roman" w:hAnsi="Times New Roman" w:cs="Times New Roman"/>
          <w:sz w:val="24"/>
        </w:rPr>
        <w:t>2</w:t>
      </w:r>
      <w:r w:rsidRPr="007D1846">
        <w:rPr>
          <w:rFonts w:ascii="Times New Roman" w:hAnsi="Times New Roman" w:cs="Times New Roman"/>
          <w:sz w:val="24"/>
        </w:rPr>
        <w:t>]</w:t>
      </w:r>
      <w:r w:rsidRPr="007D1846">
        <w:rPr>
          <w:rFonts w:ascii="宋体" w:hAnsi="宋体"/>
          <w:sz w:val="24"/>
        </w:rPr>
        <w:t>董慧妍. 基于机器学习的糖尿病性视网膜病变图像分级研究[D].</w:t>
      </w:r>
      <w:r w:rsidR="00C0083E">
        <w:rPr>
          <w:rFonts w:ascii="宋体" w:hAnsi="宋体"/>
          <w:sz w:val="24"/>
        </w:rPr>
        <w:t>北京</w:t>
      </w:r>
      <w:r w:rsidR="00C0083E">
        <w:rPr>
          <w:rFonts w:ascii="宋体" w:hAnsi="宋体" w:hint="eastAsia"/>
          <w:sz w:val="24"/>
        </w:rPr>
        <w:t>：</w:t>
      </w:r>
      <w:r w:rsidRPr="007D1846">
        <w:rPr>
          <w:rFonts w:ascii="宋体" w:hAnsi="宋体"/>
          <w:sz w:val="24"/>
        </w:rPr>
        <w:t>北京邮电大学,2019.</w:t>
      </w:r>
    </w:p>
    <w:p w14:paraId="60CEE2A0" w14:textId="60F0E1FD" w:rsidR="005C3E74" w:rsidRPr="005C3E74" w:rsidRDefault="005C3E74" w:rsidP="005C3E74">
      <w:pPr>
        <w:tabs>
          <w:tab w:val="left" w:pos="2282"/>
        </w:tabs>
        <w:spacing w:line="720" w:lineRule="auto"/>
        <w:rPr>
          <w:rFonts w:ascii="Times New Roman" w:hAnsi="Times New Roman" w:cs="Times New Roman"/>
          <w:sz w:val="24"/>
        </w:rPr>
      </w:pPr>
    </w:p>
    <w:sectPr w:rsidR="005C3E74" w:rsidRPr="005C3E7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霍欢" w:date="2021-05-08T14:45:00Z" w:initials="h">
    <w:p w14:paraId="0234834E" w14:textId="0FB64A0B" w:rsidR="00242351" w:rsidRDefault="00242351">
      <w:pPr>
        <w:pStyle w:val="a3"/>
      </w:pPr>
      <w:r>
        <w:rPr>
          <w:rStyle w:val="af0"/>
        </w:rPr>
        <w:annotationRef/>
      </w:r>
      <w:r>
        <w:t>结果能够再多些具体数据支持</w:t>
      </w:r>
      <w:r>
        <w:rPr>
          <w:rFonts w:hint="eastAsia"/>
        </w:rPr>
        <w:t>？</w:t>
      </w:r>
      <w:r>
        <w:t>或者多些描述</w:t>
      </w:r>
    </w:p>
  </w:comment>
  <w:comment w:id="4" w:author="霍欢" w:date="2021-05-07T16:18:00Z" w:initials="h">
    <w:p w14:paraId="41A2AF2B" w14:textId="2A106B67" w:rsidR="007214C0" w:rsidRDefault="007214C0">
      <w:pPr>
        <w:pStyle w:val="a3"/>
      </w:pPr>
      <w:r>
        <w:rPr>
          <w:rStyle w:val="af0"/>
        </w:rPr>
        <w:annotationRef/>
      </w:r>
      <w:r>
        <w:t>此处引用文献的意义</w:t>
      </w:r>
      <w:r>
        <w:rPr>
          <w:rFonts w:hint="eastAsia"/>
        </w:rPr>
        <w:t>？</w:t>
      </w:r>
    </w:p>
  </w:comment>
  <w:comment w:id="5" w:author="霍欢" w:date="2021-05-07T16:18:00Z" w:initials="h">
    <w:p w14:paraId="682FDEED" w14:textId="3112A17D" w:rsidR="007214C0" w:rsidRDefault="007214C0">
      <w:pPr>
        <w:pStyle w:val="a3"/>
      </w:pPr>
      <w:r>
        <w:rPr>
          <w:rStyle w:val="af0"/>
        </w:rPr>
        <w:annotationRef/>
      </w:r>
      <w:r>
        <w:t>有无单位</w:t>
      </w:r>
      <w:r>
        <w:rPr>
          <w:rFonts w:hint="eastAsia"/>
        </w:rPr>
        <w:t>？</w:t>
      </w:r>
    </w:p>
  </w:comment>
  <w:comment w:id="6" w:author="陈 小龙" w:date="2021-05-08T15:48:00Z" w:initials="陈">
    <w:p w14:paraId="215D274D" w14:textId="4FE95C5A" w:rsidR="005C61CE" w:rsidRDefault="005C61CE">
      <w:pPr>
        <w:pStyle w:val="a3"/>
      </w:pPr>
      <w:r>
        <w:rPr>
          <w:rStyle w:val="af0"/>
        </w:rPr>
        <w:annotationRef/>
      </w:r>
      <w:r>
        <w:rPr>
          <w:rFonts w:hint="eastAsia"/>
        </w:rPr>
        <w:t>无单位</w:t>
      </w:r>
    </w:p>
  </w:comment>
  <w:comment w:id="7" w:author="霍欢" w:date="2021-05-07T16:18:00Z" w:initials="h">
    <w:p w14:paraId="14B6C567" w14:textId="336ECB09" w:rsidR="00407BCC" w:rsidRDefault="00407BCC">
      <w:pPr>
        <w:pStyle w:val="a3"/>
      </w:pPr>
      <w:r>
        <w:rPr>
          <w:rStyle w:val="af0"/>
        </w:rPr>
        <w:annotationRef/>
      </w:r>
      <w:r>
        <w:t>补充英文注释</w:t>
      </w:r>
    </w:p>
  </w:comment>
  <w:comment w:id="9" w:author="霍欢" w:date="2021-05-08T14:47:00Z" w:initials="h">
    <w:p w14:paraId="60FF2F70" w14:textId="7ABAA54E" w:rsidR="004D6321" w:rsidRDefault="004D6321">
      <w:pPr>
        <w:pStyle w:val="a3"/>
      </w:pPr>
      <w:r>
        <w:rPr>
          <w:rStyle w:val="af0"/>
        </w:rPr>
        <w:annotationRef/>
      </w:r>
      <w:r>
        <w:t>补充英文注释</w:t>
      </w:r>
    </w:p>
  </w:comment>
  <w:comment w:id="12" w:author="杨 瑞帆" w:date="2021-05-08T16:29:00Z" w:initials="杨">
    <w:p w14:paraId="0AA94DE8" w14:textId="1C1E734F" w:rsidR="004D6321" w:rsidRDefault="004D6321">
      <w:pPr>
        <w:pStyle w:val="a3"/>
      </w:pPr>
      <w:r>
        <w:rPr>
          <w:rStyle w:val="af0"/>
        </w:rPr>
        <w:annotationRef/>
      </w:r>
    </w:p>
  </w:comment>
  <w:comment w:id="13" w:author="霍欢" w:date="2021-05-07T16:18:00Z" w:initials="h">
    <w:p w14:paraId="04F56BBD" w14:textId="5095CE86" w:rsidR="0064742A" w:rsidRDefault="0064742A">
      <w:pPr>
        <w:pStyle w:val="a3"/>
      </w:pPr>
      <w:r>
        <w:rPr>
          <w:rStyle w:val="af0"/>
        </w:rPr>
        <w:annotationRef/>
      </w:r>
      <w:r>
        <w:t>请提供清晰原图，如果格式不兼容，请以附件的形式上传原图</w:t>
      </w:r>
    </w:p>
  </w:comment>
  <w:comment w:id="14" w:author="霍欢" w:date="2021-05-07T16:18:00Z" w:initials="h">
    <w:p w14:paraId="71391622" w14:textId="176587C5" w:rsidR="0064742A" w:rsidRDefault="0064742A">
      <w:pPr>
        <w:pStyle w:val="a3"/>
      </w:pPr>
      <w:r>
        <w:rPr>
          <w:rStyle w:val="af0"/>
        </w:rPr>
        <w:annotationRef/>
      </w:r>
      <w:r>
        <w:t>补充英文注释</w:t>
      </w:r>
    </w:p>
  </w:comment>
  <w:comment w:id="15" w:author="霍欢" w:date="2021-05-07T16:18:00Z" w:initials="h">
    <w:p w14:paraId="2D166011" w14:textId="5A3C045A" w:rsidR="0064742A" w:rsidRDefault="0064742A">
      <w:pPr>
        <w:pStyle w:val="a3"/>
      </w:pPr>
      <w:r>
        <w:rPr>
          <w:rStyle w:val="af0"/>
        </w:rPr>
        <w:annotationRef/>
      </w:r>
      <w:r>
        <w:t>此处为何引用文献？</w:t>
      </w:r>
    </w:p>
  </w:comment>
  <w:comment w:id="16" w:author="霍欢" w:date="2021-05-07T16:18:00Z" w:initials="h">
    <w:p w14:paraId="4F4CF3CE" w14:textId="75E8EAD3" w:rsidR="0064742A" w:rsidRDefault="0064742A">
      <w:pPr>
        <w:pStyle w:val="a3"/>
      </w:pPr>
      <w:r>
        <w:rPr>
          <w:rStyle w:val="af0"/>
        </w:rPr>
        <w:annotationRef/>
      </w:r>
      <w:r>
        <w:t>函数可以这样表示吗？还是用单一的字母表示？</w:t>
      </w:r>
    </w:p>
  </w:comment>
  <w:comment w:id="18" w:author="霍欢" w:date="2021-05-07T16:18:00Z" w:initials="h">
    <w:p w14:paraId="4333731E" w14:textId="1D8E3EF2" w:rsidR="0064742A" w:rsidRDefault="0064742A">
      <w:pPr>
        <w:pStyle w:val="a3"/>
      </w:pPr>
      <w:r>
        <w:rPr>
          <w:rStyle w:val="af0"/>
        </w:rPr>
        <w:annotationRef/>
      </w:r>
      <w:r>
        <w:t>此处引用文献何意？</w:t>
      </w:r>
    </w:p>
  </w:comment>
  <w:comment w:id="19" w:author="霍欢" w:date="2021-05-08T14:50:00Z" w:initials="h">
    <w:p w14:paraId="585DA0D0" w14:textId="77777777" w:rsidR="00242351" w:rsidRDefault="00242351">
      <w:pPr>
        <w:pStyle w:val="a3"/>
      </w:pPr>
      <w:r>
        <w:rPr>
          <w:rStyle w:val="af0"/>
        </w:rPr>
        <w:annotationRef/>
      </w:r>
      <w:r>
        <w:t>图</w:t>
      </w:r>
      <w:r>
        <w:rPr>
          <w:rFonts w:hint="eastAsia"/>
        </w:rPr>
        <w:t>4</w:t>
      </w:r>
      <w:r>
        <w:rPr>
          <w:rFonts w:hint="eastAsia"/>
        </w:rPr>
        <w:t>、</w:t>
      </w:r>
      <w:r>
        <w:rPr>
          <w:rFonts w:hint="eastAsia"/>
        </w:rPr>
        <w:t>5</w:t>
      </w:r>
      <w:r>
        <w:rPr>
          <w:rFonts w:hint="eastAsia"/>
        </w:rPr>
        <w:t>合并为图</w:t>
      </w:r>
      <w:r>
        <w:rPr>
          <w:rFonts w:hint="eastAsia"/>
        </w:rPr>
        <w:t>4</w:t>
      </w:r>
      <w:r>
        <w:rPr>
          <w:rFonts w:hint="eastAsia"/>
        </w:rPr>
        <w:t>，用左上角标注</w:t>
      </w:r>
      <w:r>
        <w:rPr>
          <w:rFonts w:hint="eastAsia"/>
        </w:rPr>
        <w:t>a</w:t>
      </w:r>
      <w:r>
        <w:rPr>
          <w:rFonts w:hint="eastAsia"/>
        </w:rPr>
        <w:t>、</w:t>
      </w:r>
      <w:r>
        <w:rPr>
          <w:rFonts w:hint="eastAsia"/>
        </w:rPr>
        <w:t>b</w:t>
      </w:r>
      <w:r>
        <w:rPr>
          <w:rFonts w:hint="eastAsia"/>
        </w:rPr>
        <w:t>区分</w:t>
      </w:r>
    </w:p>
    <w:p w14:paraId="793A0A7E" w14:textId="124CB293" w:rsidR="00242351" w:rsidRPr="00242351" w:rsidRDefault="00242351">
      <w:pPr>
        <w:pStyle w:val="a3"/>
      </w:pPr>
      <w:r>
        <w:rPr>
          <w:rFonts w:hint="eastAsia"/>
        </w:rPr>
        <w:t>各小图缺乏横纵坐标的标目及单位，请补充，请提供可编辑原图</w:t>
      </w:r>
    </w:p>
  </w:comment>
  <w:comment w:id="20" w:author="霍欢" w:date="2021-05-08T14:51:00Z" w:initials="h">
    <w:p w14:paraId="236B6D6C" w14:textId="44098E61" w:rsidR="00242351" w:rsidRDefault="00242351">
      <w:pPr>
        <w:pStyle w:val="a3"/>
      </w:pPr>
      <w:r>
        <w:rPr>
          <w:rStyle w:val="af0"/>
        </w:rPr>
        <w:annotationRef/>
      </w:r>
      <w:r>
        <w:t>缺乏横纵坐标标目及单位</w:t>
      </w:r>
      <w:r>
        <w:rPr>
          <w:rFonts w:hint="eastAsia"/>
        </w:rPr>
        <w:t>，</w:t>
      </w:r>
      <w:r>
        <w:t>请补充</w:t>
      </w:r>
      <w:r>
        <w:rPr>
          <w:rFonts w:hint="eastAsia"/>
        </w:rPr>
        <w:t>，</w:t>
      </w:r>
      <w:r>
        <w:t>全文修改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4834E" w15:done="0"/>
  <w15:commentEx w15:paraId="41A2AF2B" w15:done="0"/>
  <w15:commentEx w15:paraId="682FDEED" w15:done="0"/>
  <w15:commentEx w15:paraId="215D274D" w15:paraIdParent="682FDEED" w15:done="0"/>
  <w15:commentEx w15:paraId="14B6C567" w15:done="0"/>
  <w15:commentEx w15:paraId="60FF2F70" w15:done="0"/>
  <w15:commentEx w15:paraId="0AA94DE8" w15:done="1"/>
  <w15:commentEx w15:paraId="04F56BBD" w15:done="0"/>
  <w15:commentEx w15:paraId="71391622" w15:done="0"/>
  <w15:commentEx w15:paraId="2D166011" w15:done="0"/>
  <w15:commentEx w15:paraId="4F4CF3CE" w15:done="0"/>
  <w15:commentEx w15:paraId="4333731E" w15:done="0"/>
  <w15:commentEx w15:paraId="793A0A7E" w15:done="0"/>
  <w15:commentEx w15:paraId="236B6D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1313C" w16cex:dateUtc="2021-05-08T07:48:00Z"/>
  <w16cex:commentExtensible w16cex:durableId="24413AED" w16cex:dateUtc="2021-05-08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4834E" w16cid:durableId="24412FFD"/>
  <w16cid:commentId w16cid:paraId="41A2AF2B" w16cid:durableId="24412FFE"/>
  <w16cid:commentId w16cid:paraId="682FDEED" w16cid:durableId="24412FFF"/>
  <w16cid:commentId w16cid:paraId="215D274D" w16cid:durableId="2441313C"/>
  <w16cid:commentId w16cid:paraId="14B6C567" w16cid:durableId="24413000"/>
  <w16cid:commentId w16cid:paraId="60FF2F70" w16cid:durableId="24413001"/>
  <w16cid:commentId w16cid:paraId="0AA94DE8" w16cid:durableId="24413AED"/>
  <w16cid:commentId w16cid:paraId="04F56BBD" w16cid:durableId="24413003"/>
  <w16cid:commentId w16cid:paraId="71391622" w16cid:durableId="24413004"/>
  <w16cid:commentId w16cid:paraId="2D166011" w16cid:durableId="24413005"/>
  <w16cid:commentId w16cid:paraId="4F4CF3CE" w16cid:durableId="24413006"/>
  <w16cid:commentId w16cid:paraId="4333731E" w16cid:durableId="24413007"/>
  <w16cid:commentId w16cid:paraId="793A0A7E" w16cid:durableId="24413008"/>
  <w16cid:commentId w16cid:paraId="236B6D6C" w16cid:durableId="244130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D0678" w14:textId="77777777" w:rsidR="008B228E" w:rsidRDefault="008B228E">
      <w:r>
        <w:separator/>
      </w:r>
    </w:p>
  </w:endnote>
  <w:endnote w:type="continuationSeparator" w:id="0">
    <w:p w14:paraId="238AF4F6" w14:textId="77777777" w:rsidR="008B228E" w:rsidRDefault="008B2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ZShuSong-Z01S">
    <w:altName w:val="微软雅黑"/>
    <w:panose1 w:val="00000000000000000000"/>
    <w:charset w:val="86"/>
    <w:family w:val="swiss"/>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529B8" w14:textId="77777777" w:rsidR="008B228E" w:rsidRDefault="008B228E">
      <w:r>
        <w:separator/>
      </w:r>
    </w:p>
  </w:footnote>
  <w:footnote w:type="continuationSeparator" w:id="0">
    <w:p w14:paraId="6F5CE615" w14:textId="77777777" w:rsidR="008B228E" w:rsidRDefault="008B228E">
      <w:r>
        <w:continuationSeparator/>
      </w:r>
    </w:p>
  </w:footnote>
  <w:footnote w:id="1">
    <w:p w14:paraId="1E406D99" w14:textId="2E544C46" w:rsidR="00CB6901" w:rsidRPr="003568DD" w:rsidRDefault="006911C6">
      <w:pPr>
        <w:pStyle w:val="ab"/>
        <w:rPr>
          <w:rFonts w:ascii="Times New Roman" w:hAnsi="Times New Roman"/>
        </w:rPr>
      </w:pPr>
      <w:r w:rsidRPr="003568DD">
        <w:rPr>
          <w:rFonts w:ascii="Times New Roman" w:hAnsi="Times New Roman" w:hint="eastAsia"/>
          <w:b/>
        </w:rPr>
        <w:t>收稿日期</w:t>
      </w:r>
      <w:r w:rsidRPr="003568DD">
        <w:rPr>
          <w:rFonts w:ascii="Times New Roman" w:hAnsi="Times New Roman" w:hint="eastAsia"/>
        </w:rPr>
        <w:t>：</w:t>
      </w:r>
      <w:r w:rsidR="003568DD" w:rsidRPr="003568DD">
        <w:rPr>
          <w:rFonts w:ascii="Times New Roman" w:hAnsi="Times New Roman" w:hint="eastAsia"/>
        </w:rPr>
        <w:t>2021-01-14</w:t>
      </w:r>
      <w:r w:rsidRPr="003568DD">
        <w:rPr>
          <w:rFonts w:ascii="Times New Roman" w:hAnsi="Times New Roman"/>
        </w:rPr>
        <w:t xml:space="preserve">     </w:t>
      </w:r>
    </w:p>
    <w:p w14:paraId="5841E232" w14:textId="3EB58683" w:rsidR="00F15ADC" w:rsidRPr="003568DD" w:rsidRDefault="00F15ADC">
      <w:pPr>
        <w:pStyle w:val="ab"/>
        <w:rPr>
          <w:rFonts w:ascii="Times New Roman" w:hAnsi="Times New Roman"/>
          <w:b/>
          <w:bCs/>
        </w:rPr>
      </w:pPr>
      <w:r w:rsidRPr="003568DD">
        <w:rPr>
          <w:rFonts w:ascii="Times New Roman" w:hAnsi="Times New Roman" w:hint="eastAsia"/>
          <w:b/>
          <w:bCs/>
        </w:rPr>
        <w:t>网络首发地址：</w:t>
      </w:r>
    </w:p>
    <w:p w14:paraId="58163B06" w14:textId="5A866992" w:rsidR="00F15ADC" w:rsidRPr="003568DD" w:rsidRDefault="006911C6" w:rsidP="00F15ADC">
      <w:pPr>
        <w:pStyle w:val="ab"/>
        <w:rPr>
          <w:rFonts w:ascii="Times New Roman" w:hAnsi="Times New Roman" w:cs="Times New Roman"/>
        </w:rPr>
      </w:pPr>
      <w:r w:rsidRPr="003568DD">
        <w:rPr>
          <w:rFonts w:ascii="Times New Roman" w:hAnsi="Times New Roman" w:hint="eastAsia"/>
          <w:b/>
        </w:rPr>
        <w:t>作者</w:t>
      </w:r>
      <w:r w:rsidR="00F15ADC" w:rsidRPr="003568DD">
        <w:rPr>
          <w:rFonts w:ascii="Times New Roman" w:hAnsi="Times New Roman" w:hint="eastAsia"/>
          <w:b/>
        </w:rPr>
        <w:t>简介</w:t>
      </w:r>
      <w:r w:rsidRPr="003568DD">
        <w:rPr>
          <w:rFonts w:ascii="Times New Roman" w:hAnsi="Times New Roman" w:hint="eastAsia"/>
        </w:rPr>
        <w:t>：徐相华（</w:t>
      </w:r>
      <w:r w:rsidRPr="003568DD">
        <w:rPr>
          <w:rFonts w:ascii="Times New Roman" w:hAnsi="Times New Roman" w:hint="eastAsia"/>
        </w:rPr>
        <w:t>1982</w:t>
      </w:r>
      <w:r w:rsidR="003568DD" w:rsidRPr="003568DD">
        <w:rPr>
          <w:rFonts w:ascii="Times New Roman" w:hAnsi="Times New Roman" w:hint="eastAsia"/>
        </w:rPr>
        <w:t>—</w:t>
      </w:r>
      <w:r w:rsidRPr="003568DD">
        <w:rPr>
          <w:rFonts w:ascii="Times New Roman" w:hAnsi="Times New Roman" w:hint="eastAsia"/>
        </w:rPr>
        <w:t>），男，硕士</w:t>
      </w:r>
      <w:r w:rsidR="00F15ADC" w:rsidRPr="003568DD">
        <w:rPr>
          <w:rFonts w:ascii="Times New Roman" w:hAnsi="Times New Roman" w:hint="eastAsia"/>
        </w:rPr>
        <w:t>，</w:t>
      </w:r>
      <w:r w:rsidRPr="003568DD">
        <w:rPr>
          <w:rFonts w:ascii="Times New Roman" w:hAnsi="Times New Roman" w:cs="Times New Roman"/>
        </w:rPr>
        <w:t>E-mail</w:t>
      </w:r>
      <w:r w:rsidRPr="003568DD">
        <w:rPr>
          <w:rFonts w:ascii="Times New Roman" w:hAnsi="Times New Roman" w:cs="Times New Roman"/>
        </w:rPr>
        <w:t>：</w:t>
      </w:r>
      <w:hyperlink r:id="rId1" w:history="1">
        <w:r w:rsidR="00F15ADC" w:rsidRPr="003568DD">
          <w:rPr>
            <w:rStyle w:val="af"/>
            <w:rFonts w:ascii="Times New Roman" w:hAnsi="Times New Roman" w:cs="Times New Roman"/>
            <w:u w:val="none"/>
          </w:rPr>
          <w:t>86238154@qq.com</w:t>
        </w:r>
      </w:hyperlink>
      <w:r w:rsidR="00F15ADC" w:rsidRPr="003568DD">
        <w:rPr>
          <w:rFonts w:ascii="Times New Roman" w:hAnsi="Times New Roman" w:cs="Times New Roman" w:hint="eastAsia"/>
        </w:rPr>
        <w:t>；通信作者：陆健强（</w:t>
      </w:r>
      <w:r w:rsidR="00F15ADC" w:rsidRPr="003568DD">
        <w:rPr>
          <w:rFonts w:ascii="Times New Roman" w:hAnsi="Times New Roman" w:cs="Times New Roman" w:hint="eastAsia"/>
        </w:rPr>
        <w:t>1980</w:t>
      </w:r>
      <w:r w:rsidR="003568DD" w:rsidRPr="003568DD">
        <w:rPr>
          <w:rFonts w:ascii="Times New Roman" w:hAnsi="Times New Roman" w:hint="eastAsia"/>
        </w:rPr>
        <w:t>—</w:t>
      </w:r>
      <w:r w:rsidR="00F15ADC" w:rsidRPr="003568DD">
        <w:rPr>
          <w:rFonts w:ascii="Times New Roman" w:hAnsi="Times New Roman" w:cs="Times New Roman" w:hint="eastAsia"/>
        </w:rPr>
        <w:t>），男，高级实验师，博士，</w:t>
      </w:r>
      <w:r w:rsidR="00F15ADC" w:rsidRPr="003568DD">
        <w:rPr>
          <w:rFonts w:ascii="Times New Roman" w:hAnsi="Times New Roman" w:cs="Times New Roman"/>
        </w:rPr>
        <w:t>Email</w:t>
      </w:r>
      <w:r w:rsidR="00F15ADC" w:rsidRPr="003568DD">
        <w:rPr>
          <w:rFonts w:ascii="Times New Roman" w:hAnsi="Times New Roman" w:cs="Times New Roman"/>
        </w:rPr>
        <w:t>：</w:t>
      </w:r>
      <w:hyperlink r:id="rId2" w:history="1">
        <w:r w:rsidR="00F15ADC" w:rsidRPr="003568DD">
          <w:rPr>
            <w:rStyle w:val="af"/>
            <w:rFonts w:ascii="Times New Roman" w:hAnsi="Times New Roman" w:cs="Times New Roman"/>
            <w:u w:val="none"/>
          </w:rPr>
          <w:t>ljq@scau.edu.cn</w:t>
        </w:r>
      </w:hyperlink>
    </w:p>
    <w:p w14:paraId="54B74846" w14:textId="11D8F3F5" w:rsidR="00CB6901" w:rsidRPr="00F15ADC" w:rsidRDefault="00F15ADC">
      <w:pPr>
        <w:pStyle w:val="ab"/>
        <w:rPr>
          <w:rFonts w:ascii="宋体" w:hAnsi="宋体"/>
        </w:rPr>
      </w:pPr>
      <w:r w:rsidRPr="003568DD">
        <w:rPr>
          <w:rFonts w:ascii="Times New Roman" w:hAnsi="Times New Roman" w:hint="eastAsia"/>
          <w:b/>
        </w:rPr>
        <w:t>基金项目</w:t>
      </w:r>
      <w:r w:rsidRPr="003568DD">
        <w:rPr>
          <w:rFonts w:ascii="Times New Roman" w:hAnsi="Times New Roman" w:hint="eastAsia"/>
        </w:rPr>
        <w:t>：</w:t>
      </w:r>
      <w:r w:rsidR="003568DD">
        <w:rPr>
          <w:rFonts w:ascii="Times New Roman" w:hAnsi="Times New Roman" w:hint="eastAsia"/>
        </w:rPr>
        <w:t>广东省重点领域研发计划</w:t>
      </w:r>
      <w:r w:rsidRPr="003568DD">
        <w:rPr>
          <w:rFonts w:ascii="Times New Roman" w:hAnsi="Times New Roman" w:hint="eastAsia"/>
        </w:rPr>
        <w:t>（</w:t>
      </w:r>
      <w:r w:rsidRPr="003568DD">
        <w:rPr>
          <w:rFonts w:ascii="Times New Roman" w:hAnsi="Times New Roman" w:hint="eastAsia"/>
        </w:rPr>
        <w:t>2019B020214003</w:t>
      </w:r>
      <w:r w:rsidRPr="003568DD">
        <w:rPr>
          <w:rFonts w:ascii="Times New Roman" w:hAnsi="Times New Roman" w:hint="eastAsia"/>
        </w:rPr>
        <w:t>）；广东省普通高校“人工智能”重点领域专项（</w:t>
      </w:r>
      <w:r w:rsidRPr="003568DD">
        <w:rPr>
          <w:rFonts w:ascii="Times New Roman" w:hAnsi="Times New Roman" w:hint="eastAsia"/>
        </w:rPr>
        <w:t>2019KZDZX1012</w:t>
      </w:r>
      <w:r w:rsidR="003568DD" w:rsidRPr="003568DD">
        <w:rPr>
          <w:rFonts w:ascii="Times New Roman" w:hAnsi="Times New Roman"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4781C8"/>
    <w:multiLevelType w:val="multilevel"/>
    <w:tmpl w:val="BA4781C8"/>
    <w:lvl w:ilvl="0">
      <w:start w:val="1"/>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CF934345"/>
    <w:multiLevelType w:val="multilevel"/>
    <w:tmpl w:val="CF93434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5FA11B5B"/>
    <w:multiLevelType w:val="singleLevel"/>
    <w:tmpl w:val="5FA11B5B"/>
    <w:lvl w:ilvl="0">
      <w:start w:val="1"/>
      <w:numFmt w:val="decimal"/>
      <w:suff w:val="nothing"/>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 小龙">
    <w15:presenceInfo w15:providerId="Windows Live" w15:userId="66aa860ff28eca89"/>
  </w15:person>
  <w15:person w15:author="杨 瑞帆">
    <w15:presenceInfo w15:providerId="Windows Live" w15:userId="85e7030f821013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B891FFD"/>
    <w:rsid w:val="EEDA7073"/>
    <w:rsid w:val="FFF6026B"/>
    <w:rsid w:val="00007164"/>
    <w:rsid w:val="000102D4"/>
    <w:rsid w:val="00024B15"/>
    <w:rsid w:val="0003601A"/>
    <w:rsid w:val="000360BE"/>
    <w:rsid w:val="00044EE6"/>
    <w:rsid w:val="000472FC"/>
    <w:rsid w:val="00070E82"/>
    <w:rsid w:val="00083021"/>
    <w:rsid w:val="0009524A"/>
    <w:rsid w:val="000A1BDA"/>
    <w:rsid w:val="000A56A9"/>
    <w:rsid w:val="000A7CE1"/>
    <w:rsid w:val="000B3D09"/>
    <w:rsid w:val="000C1B4E"/>
    <w:rsid w:val="000C25C6"/>
    <w:rsid w:val="000C4687"/>
    <w:rsid w:val="000D0AE3"/>
    <w:rsid w:val="000F1EF8"/>
    <w:rsid w:val="00113FD8"/>
    <w:rsid w:val="00117DB9"/>
    <w:rsid w:val="00130C46"/>
    <w:rsid w:val="001328A2"/>
    <w:rsid w:val="00134A46"/>
    <w:rsid w:val="0014061E"/>
    <w:rsid w:val="0015178E"/>
    <w:rsid w:val="0017656F"/>
    <w:rsid w:val="001967BB"/>
    <w:rsid w:val="001D04A6"/>
    <w:rsid w:val="001E1A43"/>
    <w:rsid w:val="001E3618"/>
    <w:rsid w:val="001E3672"/>
    <w:rsid w:val="001E68E9"/>
    <w:rsid w:val="001F1719"/>
    <w:rsid w:val="002021C4"/>
    <w:rsid w:val="0020418A"/>
    <w:rsid w:val="002178D9"/>
    <w:rsid w:val="002379B4"/>
    <w:rsid w:val="00242351"/>
    <w:rsid w:val="0025391D"/>
    <w:rsid w:val="0025633E"/>
    <w:rsid w:val="00263D6A"/>
    <w:rsid w:val="0026716D"/>
    <w:rsid w:val="00287DC6"/>
    <w:rsid w:val="00292CBB"/>
    <w:rsid w:val="002A538F"/>
    <w:rsid w:val="002B1DF3"/>
    <w:rsid w:val="002B4E25"/>
    <w:rsid w:val="002C3FCE"/>
    <w:rsid w:val="002C66D2"/>
    <w:rsid w:val="002C7AA7"/>
    <w:rsid w:val="002D2E70"/>
    <w:rsid w:val="002D4ACC"/>
    <w:rsid w:val="002E1F10"/>
    <w:rsid w:val="002F3F5F"/>
    <w:rsid w:val="00303075"/>
    <w:rsid w:val="003275D0"/>
    <w:rsid w:val="00346327"/>
    <w:rsid w:val="003568DD"/>
    <w:rsid w:val="00376193"/>
    <w:rsid w:val="003766BD"/>
    <w:rsid w:val="00384B2F"/>
    <w:rsid w:val="003866D3"/>
    <w:rsid w:val="003A038E"/>
    <w:rsid w:val="003B5491"/>
    <w:rsid w:val="003C074D"/>
    <w:rsid w:val="003E074A"/>
    <w:rsid w:val="003E60FC"/>
    <w:rsid w:val="003E6534"/>
    <w:rsid w:val="003F2691"/>
    <w:rsid w:val="00407BCC"/>
    <w:rsid w:val="00407E65"/>
    <w:rsid w:val="00444AE2"/>
    <w:rsid w:val="0045343E"/>
    <w:rsid w:val="00455308"/>
    <w:rsid w:val="004611EC"/>
    <w:rsid w:val="0046329C"/>
    <w:rsid w:val="004643D9"/>
    <w:rsid w:val="0047086E"/>
    <w:rsid w:val="0047638D"/>
    <w:rsid w:val="00481776"/>
    <w:rsid w:val="00482604"/>
    <w:rsid w:val="004A4045"/>
    <w:rsid w:val="004D6321"/>
    <w:rsid w:val="004D79A1"/>
    <w:rsid w:val="004E1D6A"/>
    <w:rsid w:val="004E7DDD"/>
    <w:rsid w:val="00547AAB"/>
    <w:rsid w:val="00550955"/>
    <w:rsid w:val="005515FB"/>
    <w:rsid w:val="00561F63"/>
    <w:rsid w:val="005646A4"/>
    <w:rsid w:val="00576CEA"/>
    <w:rsid w:val="00591C0E"/>
    <w:rsid w:val="0059321C"/>
    <w:rsid w:val="005A02D8"/>
    <w:rsid w:val="005A0D1D"/>
    <w:rsid w:val="005B29ED"/>
    <w:rsid w:val="005C37A5"/>
    <w:rsid w:val="005C3E74"/>
    <w:rsid w:val="005C61CE"/>
    <w:rsid w:val="005C66CD"/>
    <w:rsid w:val="005F694A"/>
    <w:rsid w:val="00600326"/>
    <w:rsid w:val="006254C9"/>
    <w:rsid w:val="0063014F"/>
    <w:rsid w:val="006327E9"/>
    <w:rsid w:val="0064742A"/>
    <w:rsid w:val="00654373"/>
    <w:rsid w:val="006638D4"/>
    <w:rsid w:val="00672AB3"/>
    <w:rsid w:val="0067481A"/>
    <w:rsid w:val="006911C6"/>
    <w:rsid w:val="006939D4"/>
    <w:rsid w:val="00697C82"/>
    <w:rsid w:val="006A72FE"/>
    <w:rsid w:val="006D3DB7"/>
    <w:rsid w:val="006E225B"/>
    <w:rsid w:val="006E53B3"/>
    <w:rsid w:val="006F180E"/>
    <w:rsid w:val="00712C15"/>
    <w:rsid w:val="007137D6"/>
    <w:rsid w:val="007214C0"/>
    <w:rsid w:val="00764899"/>
    <w:rsid w:val="007719FD"/>
    <w:rsid w:val="007757CC"/>
    <w:rsid w:val="00776311"/>
    <w:rsid w:val="00785C42"/>
    <w:rsid w:val="00795C69"/>
    <w:rsid w:val="007B5292"/>
    <w:rsid w:val="007C4ACB"/>
    <w:rsid w:val="007D1846"/>
    <w:rsid w:val="007E4D4C"/>
    <w:rsid w:val="007F0D67"/>
    <w:rsid w:val="00800812"/>
    <w:rsid w:val="008141EE"/>
    <w:rsid w:val="00825B66"/>
    <w:rsid w:val="0083099F"/>
    <w:rsid w:val="008379AC"/>
    <w:rsid w:val="00865227"/>
    <w:rsid w:val="0086613E"/>
    <w:rsid w:val="008672A3"/>
    <w:rsid w:val="00876B0B"/>
    <w:rsid w:val="00890C20"/>
    <w:rsid w:val="00890D03"/>
    <w:rsid w:val="008A4B37"/>
    <w:rsid w:val="008B228E"/>
    <w:rsid w:val="008C02D5"/>
    <w:rsid w:val="008E1297"/>
    <w:rsid w:val="009320F7"/>
    <w:rsid w:val="00932E44"/>
    <w:rsid w:val="00936FA2"/>
    <w:rsid w:val="009540C6"/>
    <w:rsid w:val="0095545E"/>
    <w:rsid w:val="00955C06"/>
    <w:rsid w:val="009755CC"/>
    <w:rsid w:val="0099268D"/>
    <w:rsid w:val="009A2B68"/>
    <w:rsid w:val="009B1725"/>
    <w:rsid w:val="009C14D5"/>
    <w:rsid w:val="009C1BEE"/>
    <w:rsid w:val="009D6012"/>
    <w:rsid w:val="009F0890"/>
    <w:rsid w:val="00A07160"/>
    <w:rsid w:val="00A10074"/>
    <w:rsid w:val="00A126C4"/>
    <w:rsid w:val="00A2463D"/>
    <w:rsid w:val="00A24E3C"/>
    <w:rsid w:val="00A40FBC"/>
    <w:rsid w:val="00A4607B"/>
    <w:rsid w:val="00A557DB"/>
    <w:rsid w:val="00A65613"/>
    <w:rsid w:val="00A67F4B"/>
    <w:rsid w:val="00A84E6B"/>
    <w:rsid w:val="00A850CE"/>
    <w:rsid w:val="00A8682B"/>
    <w:rsid w:val="00AB26F8"/>
    <w:rsid w:val="00AC1A30"/>
    <w:rsid w:val="00AC48C3"/>
    <w:rsid w:val="00AE5C52"/>
    <w:rsid w:val="00B02E38"/>
    <w:rsid w:val="00B07B26"/>
    <w:rsid w:val="00B314A8"/>
    <w:rsid w:val="00B32355"/>
    <w:rsid w:val="00B405BA"/>
    <w:rsid w:val="00B437D0"/>
    <w:rsid w:val="00B45B9D"/>
    <w:rsid w:val="00B53D7C"/>
    <w:rsid w:val="00B64AC2"/>
    <w:rsid w:val="00B816E0"/>
    <w:rsid w:val="00B84084"/>
    <w:rsid w:val="00B8508B"/>
    <w:rsid w:val="00B929C5"/>
    <w:rsid w:val="00BA37FD"/>
    <w:rsid w:val="00BA4454"/>
    <w:rsid w:val="00BC6E7A"/>
    <w:rsid w:val="00BD79D5"/>
    <w:rsid w:val="00BE7DF5"/>
    <w:rsid w:val="00BF0A96"/>
    <w:rsid w:val="00BF397F"/>
    <w:rsid w:val="00C0083E"/>
    <w:rsid w:val="00C136CE"/>
    <w:rsid w:val="00C25180"/>
    <w:rsid w:val="00C31212"/>
    <w:rsid w:val="00C341B5"/>
    <w:rsid w:val="00C35F22"/>
    <w:rsid w:val="00C41E8B"/>
    <w:rsid w:val="00C444EC"/>
    <w:rsid w:val="00C5384D"/>
    <w:rsid w:val="00C60262"/>
    <w:rsid w:val="00C757E7"/>
    <w:rsid w:val="00C776CB"/>
    <w:rsid w:val="00C964CB"/>
    <w:rsid w:val="00CB0BB1"/>
    <w:rsid w:val="00CB268D"/>
    <w:rsid w:val="00CB5C66"/>
    <w:rsid w:val="00CB6901"/>
    <w:rsid w:val="00CE250D"/>
    <w:rsid w:val="00CE278E"/>
    <w:rsid w:val="00CE6EAA"/>
    <w:rsid w:val="00D06DBB"/>
    <w:rsid w:val="00D5116A"/>
    <w:rsid w:val="00D53125"/>
    <w:rsid w:val="00D55415"/>
    <w:rsid w:val="00D64138"/>
    <w:rsid w:val="00D77A3D"/>
    <w:rsid w:val="00D91D58"/>
    <w:rsid w:val="00D93EF1"/>
    <w:rsid w:val="00D94248"/>
    <w:rsid w:val="00DA5A13"/>
    <w:rsid w:val="00DA5DF4"/>
    <w:rsid w:val="00DD6A56"/>
    <w:rsid w:val="00DE0B2A"/>
    <w:rsid w:val="00DE528B"/>
    <w:rsid w:val="00DE707A"/>
    <w:rsid w:val="00DE7B64"/>
    <w:rsid w:val="00E130F3"/>
    <w:rsid w:val="00E141C2"/>
    <w:rsid w:val="00E14E00"/>
    <w:rsid w:val="00E51ED3"/>
    <w:rsid w:val="00E57124"/>
    <w:rsid w:val="00E6651F"/>
    <w:rsid w:val="00E764A8"/>
    <w:rsid w:val="00E81012"/>
    <w:rsid w:val="00E84EDB"/>
    <w:rsid w:val="00E90A57"/>
    <w:rsid w:val="00E94F98"/>
    <w:rsid w:val="00EC0242"/>
    <w:rsid w:val="00ED1FE4"/>
    <w:rsid w:val="00ED63C0"/>
    <w:rsid w:val="00EE3B10"/>
    <w:rsid w:val="00EE5140"/>
    <w:rsid w:val="00EF3B82"/>
    <w:rsid w:val="00F020C6"/>
    <w:rsid w:val="00F15ADC"/>
    <w:rsid w:val="00F20B98"/>
    <w:rsid w:val="00F4158B"/>
    <w:rsid w:val="00F57451"/>
    <w:rsid w:val="00F66BF7"/>
    <w:rsid w:val="00F776D2"/>
    <w:rsid w:val="00F801EE"/>
    <w:rsid w:val="00F84138"/>
    <w:rsid w:val="00FA1D3B"/>
    <w:rsid w:val="00FA46B5"/>
    <w:rsid w:val="00FD0542"/>
    <w:rsid w:val="00FE5628"/>
    <w:rsid w:val="00FF0E3E"/>
    <w:rsid w:val="00FF5217"/>
    <w:rsid w:val="015270FF"/>
    <w:rsid w:val="04735DAD"/>
    <w:rsid w:val="11066442"/>
    <w:rsid w:val="11A834C5"/>
    <w:rsid w:val="11DB2CEB"/>
    <w:rsid w:val="1307038F"/>
    <w:rsid w:val="150624CE"/>
    <w:rsid w:val="16193AD7"/>
    <w:rsid w:val="172B19DC"/>
    <w:rsid w:val="18BA0A41"/>
    <w:rsid w:val="19A4562B"/>
    <w:rsid w:val="1ADC450E"/>
    <w:rsid w:val="1DBB3607"/>
    <w:rsid w:val="20A00EE5"/>
    <w:rsid w:val="20E12B82"/>
    <w:rsid w:val="21975180"/>
    <w:rsid w:val="22240237"/>
    <w:rsid w:val="225A2ADC"/>
    <w:rsid w:val="235D016F"/>
    <w:rsid w:val="23CF0099"/>
    <w:rsid w:val="25552005"/>
    <w:rsid w:val="27774CF1"/>
    <w:rsid w:val="28ED0052"/>
    <w:rsid w:val="29AC4402"/>
    <w:rsid w:val="2AA10B30"/>
    <w:rsid w:val="2BAC46BA"/>
    <w:rsid w:val="2F51493A"/>
    <w:rsid w:val="31E573B3"/>
    <w:rsid w:val="32E11765"/>
    <w:rsid w:val="332568E7"/>
    <w:rsid w:val="33CA1A12"/>
    <w:rsid w:val="343A1483"/>
    <w:rsid w:val="3C0B5359"/>
    <w:rsid w:val="3EA06F5D"/>
    <w:rsid w:val="3FE70397"/>
    <w:rsid w:val="4148668F"/>
    <w:rsid w:val="4283217B"/>
    <w:rsid w:val="43B609BB"/>
    <w:rsid w:val="457E37E6"/>
    <w:rsid w:val="4AB71E44"/>
    <w:rsid w:val="4B495AAC"/>
    <w:rsid w:val="4F1C6101"/>
    <w:rsid w:val="506B250E"/>
    <w:rsid w:val="526008B4"/>
    <w:rsid w:val="527B0B2B"/>
    <w:rsid w:val="545C3293"/>
    <w:rsid w:val="547C27B2"/>
    <w:rsid w:val="54AE6CDF"/>
    <w:rsid w:val="573C1B4D"/>
    <w:rsid w:val="5A1A237B"/>
    <w:rsid w:val="5B891FFD"/>
    <w:rsid w:val="5F5A36A6"/>
    <w:rsid w:val="605B785C"/>
    <w:rsid w:val="62C07FAD"/>
    <w:rsid w:val="62ED5660"/>
    <w:rsid w:val="65772C16"/>
    <w:rsid w:val="65D579FD"/>
    <w:rsid w:val="669D1067"/>
    <w:rsid w:val="69200306"/>
    <w:rsid w:val="69C03D91"/>
    <w:rsid w:val="6AB846F8"/>
    <w:rsid w:val="6F425D6B"/>
    <w:rsid w:val="70205E81"/>
    <w:rsid w:val="73AE736B"/>
    <w:rsid w:val="73D30EAD"/>
    <w:rsid w:val="7A0A6AD1"/>
    <w:rsid w:val="7A6A406F"/>
    <w:rsid w:val="7C3A3689"/>
    <w:rsid w:val="7F367E63"/>
    <w:rsid w:val="7F882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157324"/>
  <w15:docId w15:val="{441E6A5D-2B5A-4B0D-8DEE-0F493479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360" w:lineRule="auto"/>
      <w:jc w:val="center"/>
      <w:outlineLvl w:val="0"/>
    </w:pPr>
    <w:rPr>
      <w:rFonts w:eastAsia="黑体"/>
      <w:b/>
      <w:bCs/>
      <w:kern w:val="44"/>
      <w:sz w:val="28"/>
      <w:szCs w:val="44"/>
    </w:rPr>
  </w:style>
  <w:style w:type="paragraph" w:styleId="2">
    <w:name w:val="heading 2"/>
    <w:basedOn w:val="a"/>
    <w:next w:val="a"/>
    <w:link w:val="20"/>
    <w:semiHidden/>
    <w:unhideWhenUsed/>
    <w:qFormat/>
    <w:rsid w:val="004D63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qFormat/>
    <w:rPr>
      <w:sz w:val="18"/>
      <w:szCs w:val="18"/>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ab">
    <w:name w:val="footnote text"/>
    <w:basedOn w:val="a"/>
    <w:link w:val="ac"/>
    <w:unhideWhenUsed/>
    <w:qFormat/>
    <w:pPr>
      <w:snapToGrid w:val="0"/>
      <w:jc w:val="left"/>
    </w:pPr>
    <w:rPr>
      <w:sz w:val="18"/>
      <w:szCs w:val="18"/>
    </w:rPr>
  </w:style>
  <w:style w:type="paragraph" w:styleId="ad">
    <w:name w:val="annotation subject"/>
    <w:basedOn w:val="a3"/>
    <w:next w:val="a3"/>
    <w:link w:val="ae"/>
    <w:qFormat/>
    <w:rPr>
      <w:b/>
      <w:bCs/>
    </w:rPr>
  </w:style>
  <w:style w:type="character" w:styleId="af">
    <w:name w:val="Hyperlink"/>
    <w:rPr>
      <w:color w:val="0563C1"/>
      <w:u w:val="single"/>
    </w:rPr>
  </w:style>
  <w:style w:type="character" w:styleId="af0">
    <w:name w:val="annotation reference"/>
    <w:basedOn w:val="a0"/>
    <w:qFormat/>
    <w:rPr>
      <w:sz w:val="21"/>
      <w:szCs w:val="21"/>
    </w:rPr>
  </w:style>
  <w:style w:type="character" w:styleId="af1">
    <w:name w:val="footnote reference"/>
    <w:basedOn w:val="a0"/>
    <w:unhideWhenUsed/>
    <w:qFormat/>
    <w:rPr>
      <w:vertAlign w:val="superscript"/>
    </w:rPr>
  </w:style>
  <w:style w:type="character" w:customStyle="1" w:styleId="aa">
    <w:name w:val="页眉 字符"/>
    <w:basedOn w:val="a0"/>
    <w:link w:val="a9"/>
    <w:qFormat/>
    <w:rPr>
      <w:rFonts w:asciiTheme="minorHAnsi" w:eastAsiaTheme="minorEastAsia" w:hAnsiTheme="minorHAnsi" w:cstheme="minorBidi"/>
      <w:kern w:val="2"/>
      <w:sz w:val="18"/>
      <w:szCs w:val="18"/>
    </w:rPr>
  </w:style>
  <w:style w:type="character" w:customStyle="1" w:styleId="a8">
    <w:name w:val="页脚 字符"/>
    <w:basedOn w:val="a0"/>
    <w:link w:val="a7"/>
    <w:qFormat/>
    <w:rPr>
      <w:rFonts w:asciiTheme="minorHAnsi" w:eastAsiaTheme="minorEastAsia" w:hAnsiTheme="minorHAnsi" w:cstheme="minorBidi"/>
      <w:kern w:val="2"/>
      <w:sz w:val="18"/>
      <w:szCs w:val="18"/>
    </w:rPr>
  </w:style>
  <w:style w:type="character" w:customStyle="1" w:styleId="a6">
    <w:name w:val="批注框文本 字符"/>
    <w:basedOn w:val="a0"/>
    <w:link w:val="a5"/>
    <w:qFormat/>
    <w:rPr>
      <w:rFonts w:asciiTheme="minorHAnsi" w:eastAsiaTheme="minorEastAsia" w:hAnsiTheme="minorHAnsi" w:cstheme="minorBidi"/>
      <w:kern w:val="2"/>
      <w:sz w:val="18"/>
      <w:szCs w:val="18"/>
    </w:rPr>
  </w:style>
  <w:style w:type="character" w:customStyle="1" w:styleId="a4">
    <w:name w:val="批注文字 字符"/>
    <w:basedOn w:val="a0"/>
    <w:link w:val="a3"/>
    <w:qFormat/>
    <w:rPr>
      <w:rFonts w:asciiTheme="minorHAnsi" w:eastAsiaTheme="minorEastAsia" w:hAnsiTheme="minorHAnsi" w:cstheme="minorBidi"/>
      <w:kern w:val="2"/>
      <w:sz w:val="21"/>
      <w:szCs w:val="24"/>
    </w:rPr>
  </w:style>
  <w:style w:type="character" w:customStyle="1" w:styleId="ae">
    <w:name w:val="批注主题 字符"/>
    <w:basedOn w:val="a4"/>
    <w:link w:val="ad"/>
    <w:qFormat/>
    <w:rPr>
      <w:rFonts w:asciiTheme="minorHAnsi" w:eastAsiaTheme="minorEastAsia" w:hAnsiTheme="minorHAnsi" w:cstheme="minorBidi"/>
      <w:b/>
      <w:bCs/>
      <w:kern w:val="2"/>
      <w:sz w:val="21"/>
      <w:szCs w:val="24"/>
    </w:rPr>
  </w:style>
  <w:style w:type="paragraph" w:customStyle="1" w:styleId="10">
    <w:name w:val="列表段落1"/>
    <w:basedOn w:val="a"/>
    <w:uiPriority w:val="99"/>
    <w:qFormat/>
    <w:pPr>
      <w:ind w:firstLineChars="200" w:firstLine="420"/>
    </w:pPr>
  </w:style>
  <w:style w:type="character" w:customStyle="1" w:styleId="ac">
    <w:name w:val="脚注文本 字符"/>
    <w:basedOn w:val="a0"/>
    <w:link w:val="ab"/>
    <w:semiHidden/>
    <w:qFormat/>
    <w:rPr>
      <w:rFonts w:asciiTheme="minorHAnsi" w:eastAsiaTheme="minorEastAsia" w:hAnsiTheme="minorHAnsi" w:cstheme="minorBidi"/>
      <w:kern w:val="2"/>
      <w:sz w:val="18"/>
      <w:szCs w:val="18"/>
    </w:rPr>
  </w:style>
  <w:style w:type="paragraph" w:customStyle="1" w:styleId="11">
    <w:name w:val="修订1"/>
    <w:hidden/>
    <w:uiPriority w:val="99"/>
    <w:semiHidden/>
    <w:qFormat/>
    <w:rPr>
      <w:rFonts w:asciiTheme="minorHAnsi" w:eastAsiaTheme="minorEastAsia" w:hAnsiTheme="minorHAnsi" w:cstheme="minorBidi"/>
      <w:kern w:val="2"/>
      <w:sz w:val="21"/>
      <w:szCs w:val="24"/>
    </w:rPr>
  </w:style>
  <w:style w:type="paragraph" w:styleId="af2">
    <w:name w:val="List Paragraph"/>
    <w:basedOn w:val="a"/>
    <w:uiPriority w:val="99"/>
    <w:rsid w:val="00697C82"/>
    <w:pPr>
      <w:ind w:firstLineChars="200" w:firstLine="420"/>
    </w:pPr>
  </w:style>
  <w:style w:type="character" w:customStyle="1" w:styleId="12">
    <w:name w:val="未处理的提及1"/>
    <w:basedOn w:val="a0"/>
    <w:uiPriority w:val="99"/>
    <w:semiHidden/>
    <w:unhideWhenUsed/>
    <w:rsid w:val="00F15ADC"/>
    <w:rPr>
      <w:color w:val="605E5C"/>
      <w:shd w:val="clear" w:color="auto" w:fill="E1DFDD"/>
    </w:rPr>
  </w:style>
  <w:style w:type="character" w:styleId="af3">
    <w:name w:val="Placeholder Text"/>
    <w:basedOn w:val="a0"/>
    <w:uiPriority w:val="99"/>
    <w:semiHidden/>
    <w:rsid w:val="00D91D58"/>
    <w:rPr>
      <w:color w:val="808080"/>
    </w:rPr>
  </w:style>
  <w:style w:type="paragraph" w:customStyle="1" w:styleId="Default">
    <w:name w:val="Default"/>
    <w:rsid w:val="003568DD"/>
    <w:pPr>
      <w:widowControl w:val="0"/>
      <w:autoSpaceDE w:val="0"/>
      <w:autoSpaceDN w:val="0"/>
      <w:adjustRightInd w:val="0"/>
    </w:pPr>
    <w:rPr>
      <w:rFonts w:ascii="FZShuSong-Z01S" w:eastAsia="FZShuSong-Z01S" w:hAnsi="Calibri" w:cs="FZShuSong-Z01S"/>
      <w:color w:val="000000"/>
      <w:sz w:val="24"/>
      <w:szCs w:val="24"/>
    </w:rPr>
  </w:style>
  <w:style w:type="table" w:styleId="af4">
    <w:name w:val="Table Grid"/>
    <w:basedOn w:val="a1"/>
    <w:unhideWhenUsed/>
    <w:rsid w:val="00EE5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semiHidden/>
    <w:rsid w:val="004D6321"/>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7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hyperlink" Target="http://dx.doi.org/10.7671/j.issn.1001-411X.202002011" TargetMode="External"/><Relationship Id="rId17" Type="http://schemas.openxmlformats.org/officeDocument/2006/relationships/package" Target="embeddings/Microsoft_Visio___.vsdx"/><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w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7.wmf"/><Relationship Id="rId27" Type="http://schemas.openxmlformats.org/officeDocument/2006/relationships/image" Target="media/image1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ljq@scau.edu.cn" TargetMode="External"/><Relationship Id="rId1" Type="http://schemas.openxmlformats.org/officeDocument/2006/relationships/hyperlink" Target="mailto:86238154@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0DDE33-7ADE-4466-B9D7-7562A8B2C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1568</Words>
  <Characters>8944</Characters>
  <Application>Microsoft Office Word</Application>
  <DocSecurity>0</DocSecurity>
  <Lines>74</Lines>
  <Paragraphs>20</Paragraphs>
  <ScaleCrop>false</ScaleCrop>
  <Company>MS</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15163</dc:creator>
  <cp:keywords/>
  <dc:description/>
  <cp:lastModifiedBy>杨 瑞帆</cp:lastModifiedBy>
  <cp:revision>4</cp:revision>
  <dcterms:created xsi:type="dcterms:W3CDTF">2021-05-08T08:42:00Z</dcterms:created>
  <dcterms:modified xsi:type="dcterms:W3CDTF">2021-05-08T10:44:00Z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